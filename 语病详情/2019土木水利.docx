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E2BA6" w14:textId="4B2BAA68" w:rsidR="00310113" w:rsidRDefault="00C30E34" w:rsidP="00E50A46">
      <w:pPr>
        <w:pStyle w:val="1"/>
      </w:pPr>
      <w:r w:rsidRPr="00C30E34">
        <w:t>论文1</w:t>
      </w:r>
    </w:p>
    <w:p w14:paraId="65353BE2" w14:textId="513E109A" w:rsidR="00E50A46" w:rsidRDefault="00E50A46" w:rsidP="00E50A46">
      <w:pPr>
        <w:pStyle w:val="2"/>
      </w:pPr>
      <w:r w:rsidRPr="00E50A46">
        <w:rPr>
          <w:rFonts w:hint="eastAsia"/>
        </w:rPr>
        <w:t>建筑施工企业青年员工离职倾向影响因素研究</w:t>
      </w:r>
      <w:r w:rsidRPr="00E50A46">
        <w:rPr>
          <w:rFonts w:hint="eastAsia"/>
        </w:rPr>
        <w:t xml:space="preserve"> </w:t>
      </w:r>
      <w:r w:rsidRPr="00E50A46">
        <w:t>（建管系）</w:t>
      </w:r>
    </w:p>
    <w:p w14:paraId="550FD29D" w14:textId="77777777" w:rsidR="00E50A46" w:rsidRPr="00E50A46" w:rsidRDefault="00E50A46" w:rsidP="00E50A46"/>
    <w:p w14:paraId="1FE043A6" w14:textId="08E36442" w:rsidR="00C30E34" w:rsidRPr="00C30E34" w:rsidRDefault="00C30E34" w:rsidP="00E50A46">
      <w:r>
        <w:rPr>
          <w:noProof/>
        </w:rPr>
        <w:drawing>
          <wp:inline distT="0" distB="0" distL="0" distR="0" wp14:anchorId="1689EB3B" wp14:editId="7946AE5E">
            <wp:extent cx="5274310" cy="43592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59275"/>
                    </a:xfrm>
                    <a:prstGeom prst="rect">
                      <a:avLst/>
                    </a:prstGeom>
                  </pic:spPr>
                </pic:pic>
              </a:graphicData>
            </a:graphic>
          </wp:inline>
        </w:drawing>
      </w:r>
    </w:p>
    <w:p w14:paraId="26211B76" w14:textId="0F917B6E" w:rsidR="00E50A46" w:rsidRDefault="00E50A46" w:rsidP="00E50A46">
      <w:pPr>
        <w:rPr>
          <w:noProof/>
        </w:rPr>
      </w:pPr>
      <w:r>
        <w:rPr>
          <w:noProof/>
        </w:rPr>
        <w:br w:type="page"/>
      </w:r>
    </w:p>
    <w:p w14:paraId="31AE8C6C" w14:textId="78ABF4AE" w:rsidR="00C30E34" w:rsidRPr="00C14750" w:rsidRDefault="00C30E34" w:rsidP="00C14750">
      <w:pPr>
        <w:jc w:val="center"/>
        <w:rPr>
          <w:sz w:val="28"/>
          <w:szCs w:val="32"/>
        </w:rPr>
      </w:pPr>
      <w:r w:rsidRPr="00C14750">
        <w:rPr>
          <w:sz w:val="28"/>
          <w:szCs w:val="32"/>
        </w:rPr>
        <w:lastRenderedPageBreak/>
        <w:t>ABSTRACT</w:t>
      </w:r>
    </w:p>
    <w:p w14:paraId="104DDA36" w14:textId="397CC463" w:rsidR="00C30E34" w:rsidRPr="00C30E34" w:rsidRDefault="00C30E34" w:rsidP="00E50A46">
      <w:r w:rsidRPr="00C30E34">
        <w:t xml:space="preserve">Since 2017, with the intensification of competition in the construction industry, the profit </w:t>
      </w:r>
      <w:commentRangeStart w:id="0"/>
      <w:r w:rsidRPr="00675005">
        <w:rPr>
          <w:b/>
          <w:bCs/>
          <w:sz w:val="28"/>
          <w:szCs w:val="32"/>
          <w:highlight w:val="yellow"/>
        </w:rPr>
        <w:t>rate</w:t>
      </w:r>
      <w:commentRangeEnd w:id="0"/>
      <w:r w:rsidR="00080FD1" w:rsidRPr="00675005">
        <w:rPr>
          <w:rStyle w:val="a3"/>
          <w:b/>
          <w:bCs/>
          <w:sz w:val="28"/>
          <w:szCs w:val="28"/>
          <w:highlight w:val="yellow"/>
        </w:rPr>
        <w:commentReference w:id="0"/>
      </w:r>
      <w:r w:rsidRPr="00675005">
        <w:rPr>
          <w:sz w:val="28"/>
          <w:szCs w:val="32"/>
        </w:rPr>
        <w:t xml:space="preserve"> </w:t>
      </w:r>
      <w:r w:rsidRPr="00C30E34">
        <w:t xml:space="preserve">of construction companies has declined for two consecutive years, and the </w:t>
      </w:r>
      <w:commentRangeStart w:id="1"/>
      <w:r w:rsidRPr="00A833DC">
        <w:t>growth rate</w:t>
      </w:r>
      <w:commentRangeEnd w:id="1"/>
      <w:r w:rsidR="000A02F8" w:rsidRPr="00A833DC">
        <w:rPr>
          <w:rStyle w:val="a3"/>
        </w:rPr>
        <w:commentReference w:id="1"/>
      </w:r>
      <w:r w:rsidRPr="00C30E34">
        <w:t xml:space="preserve"> of total </w:t>
      </w:r>
      <w:commentRangeStart w:id="2"/>
      <w:r w:rsidRPr="00A833DC">
        <w:t>contracted contracts</w:t>
      </w:r>
      <w:commentRangeEnd w:id="2"/>
      <w:r w:rsidR="000A02F8" w:rsidRPr="00A833DC">
        <w:commentReference w:id="2"/>
      </w:r>
      <w:r w:rsidRPr="00C30E34">
        <w:t xml:space="preserve"> has slowed down. Under such circumstances, one of the keys to whether a company can have a competitive advantage in the future is whether it can retain young talents in the industry. The premise of retaining young talents is </w:t>
      </w:r>
      <w:r>
        <w:t>to</w:t>
      </w:r>
      <w:r w:rsidRPr="00C30E34">
        <w:t xml:space="preserve"> understand the influencing factors of their turnover intention. </w:t>
      </w:r>
    </w:p>
    <w:p w14:paraId="15B90E54" w14:textId="6583923C" w:rsidR="00C30E34" w:rsidRPr="00C30E34" w:rsidRDefault="00C30E34" w:rsidP="00E50A46">
      <w:r w:rsidRPr="00C30E34">
        <w:t xml:space="preserve">This paper starts from the research on turnover intention at home and abroad, </w:t>
      </w:r>
      <w:commentRangeStart w:id="3"/>
      <w:ins w:id="4" w:author="陈 君林" w:date="2020-04-19T16:00:00Z">
        <w:r w:rsidR="000928AE" w:rsidRPr="00675005">
          <w:rPr>
            <w:b/>
            <w:bCs/>
            <w:sz w:val="28"/>
            <w:szCs w:val="32"/>
          </w:rPr>
          <w:t>and</w:t>
        </w:r>
      </w:ins>
      <w:commentRangeEnd w:id="3"/>
      <w:ins w:id="5" w:author="陈 君林" w:date="2020-04-19T16:09:00Z">
        <w:r w:rsidR="00A833DC" w:rsidRPr="00675005">
          <w:rPr>
            <w:rStyle w:val="a3"/>
            <w:b/>
            <w:bCs/>
            <w:sz w:val="28"/>
            <w:szCs w:val="28"/>
          </w:rPr>
          <w:commentReference w:id="3"/>
        </w:r>
      </w:ins>
      <w:ins w:id="6" w:author="陈 君林" w:date="2020-04-19T16:00:00Z">
        <w:r w:rsidR="000928AE" w:rsidRPr="00675005">
          <w:rPr>
            <w:sz w:val="28"/>
            <w:szCs w:val="32"/>
          </w:rPr>
          <w:t xml:space="preserve"> </w:t>
        </w:r>
      </w:ins>
      <w:r w:rsidRPr="00C30E34">
        <w:t xml:space="preserve">revises the Price-Mueller (2000) model based on the past research results and the characteristics of the construction industry. In the subsequent empirical analysis, I </w:t>
      </w:r>
      <w:commentRangeStart w:id="7"/>
      <w:r w:rsidRPr="00C30E34">
        <w:t>issue</w:t>
      </w:r>
      <w:ins w:id="8" w:author="陈 君林" w:date="2020-04-19T16:02:00Z">
        <w:r w:rsidR="000928AE">
          <w:t>d</w:t>
        </w:r>
      </w:ins>
      <w:r w:rsidRPr="00C30E34">
        <w:t xml:space="preserve"> and recycle</w:t>
      </w:r>
      <w:ins w:id="9" w:author="陈 君林" w:date="2020-04-19T16:02:00Z">
        <w:r w:rsidR="000928AE">
          <w:t>d</w:t>
        </w:r>
      </w:ins>
      <w:commentRangeEnd w:id="7"/>
      <w:ins w:id="10" w:author="陈 君林" w:date="2020-04-19T16:04:00Z">
        <w:r w:rsidR="000928AE">
          <w:rPr>
            <w:rStyle w:val="a3"/>
          </w:rPr>
          <w:commentReference w:id="7"/>
        </w:r>
      </w:ins>
      <w:r w:rsidRPr="00C30E34">
        <w:t xml:space="preserve"> questionnaires according to the model design, use</w:t>
      </w:r>
      <w:ins w:id="11" w:author="陈 君林" w:date="2020-04-19T16:02:00Z">
        <w:r w:rsidR="000928AE">
          <w:t>d</w:t>
        </w:r>
      </w:ins>
      <w:r w:rsidRPr="00C30E34">
        <w:t xml:space="preserve"> variance analysis to explore the differences of endogenous variables </w:t>
      </w:r>
      <w:commentRangeStart w:id="12"/>
      <w:r w:rsidRPr="00627953">
        <w:rPr>
          <w:b/>
          <w:bCs/>
          <w:sz w:val="28"/>
          <w:szCs w:val="32"/>
        </w:rPr>
        <w:t>regarding to</w:t>
      </w:r>
      <w:commentRangeEnd w:id="12"/>
      <w:r w:rsidR="008F644A" w:rsidRPr="00627953">
        <w:rPr>
          <w:rStyle w:val="a3"/>
          <w:b/>
          <w:bCs/>
          <w:sz w:val="28"/>
          <w:szCs w:val="28"/>
        </w:rPr>
        <w:commentReference w:id="12"/>
      </w:r>
      <w:r w:rsidRPr="00C30E34">
        <w:t xml:space="preserve"> the population characteristics variables, use</w:t>
      </w:r>
      <w:ins w:id="13" w:author="陈 君林" w:date="2020-04-19T16:02:00Z">
        <w:r w:rsidR="000928AE">
          <w:t>d</w:t>
        </w:r>
      </w:ins>
      <w:r w:rsidRPr="00C30E34">
        <w:t xml:space="preserve"> correlation an</w:t>
      </w:r>
      <w:r>
        <w:t>a</w:t>
      </w:r>
      <w:r w:rsidRPr="00C30E34">
        <w:t>lysis to correct model hypotheses, and use</w:t>
      </w:r>
      <w:ins w:id="14" w:author="陈 君林" w:date="2020-04-19T16:02:00Z">
        <w:r w:rsidR="000928AE">
          <w:t>d</w:t>
        </w:r>
      </w:ins>
      <w:r w:rsidRPr="00C30E34">
        <w:t xml:space="preserve"> regression analysis to verify the paths and their impacts in the model. </w:t>
      </w:r>
    </w:p>
    <w:p w14:paraId="1FF34CFC" w14:textId="0DE5EC77" w:rsidR="00C30E34" w:rsidRDefault="00C30E34" w:rsidP="00E50A46">
      <w:r w:rsidRPr="00C30E34">
        <w:t xml:space="preserve">The study finds that demographic variables such as employee gender, marital emotional state, and the nature of the company </w:t>
      </w:r>
      <w:commentRangeStart w:id="15"/>
      <w:r w:rsidRPr="00675005">
        <w:rPr>
          <w:b/>
          <w:bCs/>
          <w:sz w:val="28"/>
          <w:szCs w:val="32"/>
        </w:rPr>
        <w:t>will</w:t>
      </w:r>
      <w:r w:rsidRPr="00675005">
        <w:rPr>
          <w:sz w:val="28"/>
          <w:szCs w:val="32"/>
        </w:rPr>
        <w:t xml:space="preserve"> </w:t>
      </w:r>
      <w:commentRangeEnd w:id="15"/>
      <w:r w:rsidR="00425092" w:rsidRPr="00675005">
        <w:rPr>
          <w:rStyle w:val="a3"/>
          <w:sz w:val="28"/>
          <w:szCs w:val="28"/>
        </w:rPr>
        <w:commentReference w:id="15"/>
      </w:r>
      <w:r w:rsidRPr="00C30E34">
        <w:t>affect endogenous variables such as organizational commitment, job satisfaction, and turnover intention. Work participation, leadership support, work environment</w:t>
      </w:r>
      <w:commentRangeStart w:id="16"/>
      <w:del w:id="17" w:author="陈 君林" w:date="2020-04-19T16:19:00Z">
        <w:r w:rsidRPr="00C30E34" w:rsidDel="00E50A46">
          <w:delText>,</w:delText>
        </w:r>
      </w:del>
      <w:ins w:id="18" w:author="陈 君林" w:date="2020-04-19T16:16:00Z">
        <w:r w:rsidR="00E50A46">
          <w:t xml:space="preserve"> </w:t>
        </w:r>
        <w:r w:rsidR="00E50A46" w:rsidRPr="00675005">
          <w:rPr>
            <w:rFonts w:hint="eastAsia"/>
            <w:b/>
            <w:bCs/>
            <w:sz w:val="28"/>
            <w:szCs w:val="32"/>
          </w:rPr>
          <w:t>and</w:t>
        </w:r>
      </w:ins>
      <w:commentRangeEnd w:id="16"/>
      <w:ins w:id="19" w:author="陈 君林" w:date="2020-04-19T16:19:00Z">
        <w:r w:rsidR="00E50A46" w:rsidRPr="00675005">
          <w:rPr>
            <w:rStyle w:val="a3"/>
            <w:b/>
            <w:bCs/>
            <w:sz w:val="28"/>
            <w:szCs w:val="28"/>
          </w:rPr>
          <w:commentReference w:id="16"/>
        </w:r>
      </w:ins>
      <w:r w:rsidRPr="00675005">
        <w:rPr>
          <w:sz w:val="28"/>
          <w:szCs w:val="32"/>
        </w:rPr>
        <w:t xml:space="preserve"> </w:t>
      </w:r>
      <w:r w:rsidRPr="00C30E34">
        <w:t xml:space="preserve">salary have a significant impact on employee turnover. At the end of the </w:t>
      </w:r>
      <w:commentRangeStart w:id="20"/>
      <w:r w:rsidRPr="00C30E34">
        <w:t>paper</w:t>
      </w:r>
      <w:commentRangeEnd w:id="20"/>
      <w:r w:rsidR="00425092">
        <w:rPr>
          <w:rStyle w:val="a3"/>
        </w:rPr>
        <w:commentReference w:id="20"/>
      </w:r>
      <w:r w:rsidRPr="00C30E34">
        <w:t>, the results of empirical analysis ar</w:t>
      </w:r>
      <w:r w:rsidR="000A02F8">
        <w:rPr>
          <w:rFonts w:hint="eastAsia"/>
        </w:rPr>
        <w:t>e</w:t>
      </w:r>
      <w:r w:rsidRPr="00C30E34">
        <w:t xml:space="preserve"> sorted out, and some suggestions fo</w:t>
      </w:r>
      <w:r w:rsidRPr="00E50A46">
        <w:t>r reducing the turnover rate of young employees are provided for reference by construction companies.</w:t>
      </w:r>
    </w:p>
    <w:p w14:paraId="48AD51E5" w14:textId="3C2B8EAA" w:rsidR="00BC49E0" w:rsidRDefault="00BC49E0" w:rsidP="00E50A46"/>
    <w:p w14:paraId="6E0CECBE" w14:textId="00E31ED4" w:rsidR="00BC49E0" w:rsidRDefault="00BC49E0" w:rsidP="00E50A46"/>
    <w:p w14:paraId="24224A6A" w14:textId="740DEB39" w:rsidR="00BC49E0" w:rsidRDefault="00BC49E0" w:rsidP="00BC49E0">
      <w:pPr>
        <w:ind w:firstLine="0"/>
      </w:pPr>
      <w:r>
        <w:rPr>
          <w:rFonts w:hint="eastAsia"/>
        </w:rPr>
        <w:t>总结：这篇文章的问题主要是时态方面，作者基本上用的是一般现在时。但是在叙述具</w:t>
      </w:r>
      <w:r w:rsidRPr="003E1ABF">
        <w:rPr>
          <w:rFonts w:hint="eastAsia"/>
        </w:rPr>
        <w:t>体</w:t>
      </w:r>
      <w:r w:rsidRPr="003E1ABF">
        <w:rPr>
          <w:rFonts w:hint="eastAsia"/>
          <w:b/>
          <w:bCs/>
        </w:rPr>
        <w:t>调查过程、描述自己</w:t>
      </w:r>
      <w:r w:rsidR="00C83394">
        <w:rPr>
          <w:rFonts w:hint="eastAsia"/>
          <w:b/>
          <w:bCs/>
        </w:rPr>
        <w:t>做</w:t>
      </w:r>
      <w:r w:rsidR="00912EA2">
        <w:rPr>
          <w:rFonts w:hint="eastAsia"/>
          <w:b/>
          <w:bCs/>
        </w:rPr>
        <w:t>过</w:t>
      </w:r>
      <w:r w:rsidRPr="003E1ABF">
        <w:rPr>
          <w:rFonts w:hint="eastAsia"/>
          <w:b/>
          <w:bCs/>
        </w:rPr>
        <w:t>的工作</w:t>
      </w:r>
      <w:r>
        <w:rPr>
          <w:rFonts w:hint="eastAsia"/>
        </w:rPr>
        <w:t>的时候，</w:t>
      </w:r>
      <w:r w:rsidR="003E1ABF">
        <w:rPr>
          <w:rFonts w:hint="eastAsia"/>
        </w:rPr>
        <w:t>一般</w:t>
      </w:r>
      <w:r>
        <w:rPr>
          <w:rFonts w:hint="eastAsia"/>
        </w:rPr>
        <w:t>用过去时态</w:t>
      </w:r>
      <w:r w:rsidR="003E1ABF">
        <w:rPr>
          <w:rFonts w:hint="eastAsia"/>
        </w:rPr>
        <w:t>；阐述研究结果</w:t>
      </w:r>
      <w:r w:rsidR="003E1ABF">
        <w:rPr>
          <w:rFonts w:hint="eastAsia"/>
        </w:rPr>
        <w:t>/</w:t>
      </w:r>
      <w:r w:rsidR="003E1ABF">
        <w:rPr>
          <w:rFonts w:hint="eastAsia"/>
        </w:rPr>
        <w:t>实验结果时，所用的时态存在争议。（见附录）</w:t>
      </w:r>
    </w:p>
    <w:p w14:paraId="359CE183" w14:textId="2178F362" w:rsidR="003E1ABF" w:rsidRDefault="003E1ABF">
      <w:pPr>
        <w:widowControl/>
        <w:ind w:firstLine="0"/>
        <w:jc w:val="left"/>
      </w:pPr>
      <w:r>
        <w:br w:type="page"/>
      </w:r>
    </w:p>
    <w:p w14:paraId="67B2F5C8" w14:textId="0AD22B60" w:rsidR="00E50A46" w:rsidRDefault="00D352F8" w:rsidP="00D352F8">
      <w:pPr>
        <w:pStyle w:val="1"/>
      </w:pPr>
      <w:r>
        <w:rPr>
          <w:rFonts w:hint="eastAsia"/>
        </w:rPr>
        <w:lastRenderedPageBreak/>
        <w:t>论文2</w:t>
      </w:r>
    </w:p>
    <w:p w14:paraId="3BD6C35D" w14:textId="04703613" w:rsidR="00D352F8" w:rsidRDefault="00D352F8" w:rsidP="00D352F8">
      <w:pPr>
        <w:pStyle w:val="2"/>
      </w:pPr>
      <w:r w:rsidRPr="00D352F8">
        <w:rPr>
          <w:rFonts w:hint="eastAsia"/>
        </w:rPr>
        <w:t>水泥</w:t>
      </w:r>
      <w:proofErr w:type="gramStart"/>
      <w:r w:rsidRPr="00D352F8">
        <w:rPr>
          <w:rFonts w:hint="eastAsia"/>
        </w:rPr>
        <w:t>基材料</w:t>
      </w:r>
      <w:proofErr w:type="gramEnd"/>
      <w:r w:rsidRPr="00D352F8">
        <w:rPr>
          <w:rFonts w:hint="eastAsia"/>
        </w:rPr>
        <w:t>水蒸气吸附特性研究</w:t>
      </w:r>
      <w:r>
        <w:rPr>
          <w:rFonts w:hint="eastAsia"/>
        </w:rPr>
        <w:t xml:space="preserve"> </w:t>
      </w:r>
      <w:r>
        <w:rPr>
          <w:rFonts w:hint="eastAsia"/>
        </w:rPr>
        <w:t>（土木系）</w:t>
      </w:r>
    </w:p>
    <w:p w14:paraId="5FD72B80" w14:textId="77777777" w:rsidR="00D352F8" w:rsidRPr="00D352F8" w:rsidRDefault="00D352F8" w:rsidP="00D352F8"/>
    <w:p w14:paraId="5EDD6686" w14:textId="5CACBAF8" w:rsidR="00D352F8" w:rsidRDefault="00D352F8" w:rsidP="00D352F8">
      <w:r>
        <w:rPr>
          <w:noProof/>
        </w:rPr>
        <w:drawing>
          <wp:inline distT="0" distB="0" distL="0" distR="0" wp14:anchorId="51201691" wp14:editId="5BE1E738">
            <wp:extent cx="5274310" cy="66160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616065"/>
                    </a:xfrm>
                    <a:prstGeom prst="rect">
                      <a:avLst/>
                    </a:prstGeom>
                  </pic:spPr>
                </pic:pic>
              </a:graphicData>
            </a:graphic>
          </wp:inline>
        </w:drawing>
      </w:r>
    </w:p>
    <w:p w14:paraId="698DA464" w14:textId="60E6FDC6" w:rsidR="00D352F8" w:rsidRDefault="00D352F8">
      <w:pPr>
        <w:widowControl/>
        <w:ind w:firstLine="0"/>
        <w:jc w:val="left"/>
      </w:pPr>
      <w:r>
        <w:br w:type="page"/>
      </w:r>
    </w:p>
    <w:p w14:paraId="1CA916D7" w14:textId="681FAABA" w:rsidR="00C14750" w:rsidRPr="00C14750" w:rsidRDefault="00C14750" w:rsidP="00C14750">
      <w:pPr>
        <w:jc w:val="center"/>
        <w:rPr>
          <w:sz w:val="28"/>
          <w:szCs w:val="32"/>
        </w:rPr>
      </w:pPr>
      <w:commentRangeStart w:id="21"/>
      <w:r w:rsidRPr="00C14750">
        <w:rPr>
          <w:sz w:val="28"/>
          <w:szCs w:val="32"/>
        </w:rPr>
        <w:lastRenderedPageBreak/>
        <w:t>ABSTRACT</w:t>
      </w:r>
      <w:commentRangeEnd w:id="21"/>
      <w:r w:rsidR="00334882">
        <w:rPr>
          <w:rStyle w:val="a3"/>
        </w:rPr>
        <w:commentReference w:id="21"/>
      </w:r>
    </w:p>
    <w:p w14:paraId="235F2BFB" w14:textId="77769E70" w:rsidR="00D352F8" w:rsidRDefault="00D352F8" w:rsidP="00D352F8">
      <w:r>
        <w:t xml:space="preserve">Moisture properties of cement-based porous materials are of crucial importance for comprehending the long-term durability of concrete structures, which is commonly characterized by the </w:t>
      </w:r>
      <w:r w:rsidRPr="00675005">
        <w:t>water vapor sorption</w:t>
      </w:r>
      <w:r>
        <w:t xml:space="preserve"> processes at a constant temperature. ln order to establish a durability model which tak</w:t>
      </w:r>
      <w:r w:rsidRPr="00D8013F">
        <w:t>es temperature effect and surface carbonation</w:t>
      </w:r>
      <w:r>
        <w:t xml:space="preserve"> into consideration, </w:t>
      </w:r>
      <w:bookmarkStart w:id="22" w:name="_Hlk38319116"/>
      <w:r>
        <w:t>this study aims at investigating the water vapor sorption characteristics of cement-based materials</w:t>
      </w:r>
      <w:commentRangeStart w:id="23"/>
      <w:r w:rsidRPr="00627953">
        <w:rPr>
          <w:b/>
          <w:bCs/>
          <w:sz w:val="28"/>
          <w:szCs w:val="32"/>
        </w:rPr>
        <w:t>, and</w:t>
      </w:r>
      <w:commentRangeEnd w:id="23"/>
      <w:r w:rsidR="00912EA2" w:rsidRPr="00627953">
        <w:rPr>
          <w:rStyle w:val="a3"/>
          <w:b/>
          <w:bCs/>
          <w:sz w:val="28"/>
          <w:szCs w:val="28"/>
        </w:rPr>
        <w:commentReference w:id="23"/>
      </w:r>
      <w:r>
        <w:t xml:space="preserve"> analyzing the influence of temperature and carbonation on the sorption processes. </w:t>
      </w:r>
      <w:bookmarkEnd w:id="22"/>
    </w:p>
    <w:p w14:paraId="152700F9" w14:textId="1B5C26C7" w:rsidR="00D352F8" w:rsidRDefault="00D352F8" w:rsidP="00D352F8">
      <w:r>
        <w:t xml:space="preserve">Water vapor sorption experiments were conducted with a dynamic vapor sorption (DYS) instrument in this study, on a series of noncarbonated and carbonated </w:t>
      </w:r>
      <w:r w:rsidRPr="00675005">
        <w:rPr>
          <w:b/>
          <w:bCs/>
          <w:sz w:val="28"/>
          <w:szCs w:val="32"/>
          <w:highlight w:val="yellow"/>
        </w:rPr>
        <w:t>h</w:t>
      </w:r>
      <w:r w:rsidR="00DF3ABB" w:rsidRPr="00675005">
        <w:rPr>
          <w:b/>
          <w:bCs/>
          <w:sz w:val="28"/>
          <w:szCs w:val="32"/>
          <w:highlight w:val="yellow"/>
        </w:rPr>
        <w:t>c</w:t>
      </w:r>
      <w:r w:rsidRPr="00675005">
        <w:rPr>
          <w:b/>
          <w:bCs/>
          <w:sz w:val="28"/>
          <w:szCs w:val="32"/>
          <w:highlight w:val="yellow"/>
        </w:rPr>
        <w:t>p</w:t>
      </w:r>
      <w:r w:rsidRPr="00675005">
        <w:rPr>
          <w:sz w:val="28"/>
          <w:szCs w:val="32"/>
        </w:rPr>
        <w:t xml:space="preserve"> </w:t>
      </w:r>
      <w:r>
        <w:t xml:space="preserve">samples with different w/c ratios at different temperatures. </w:t>
      </w:r>
      <w:r w:rsidRPr="00675005">
        <w:rPr>
          <w:b/>
          <w:bCs/>
          <w:sz w:val="28"/>
          <w:szCs w:val="32"/>
          <w:highlight w:val="yellow"/>
        </w:rPr>
        <w:t>The sorptio</w:t>
      </w:r>
      <w:r w:rsidR="00DF3ABB" w:rsidRPr="00675005">
        <w:rPr>
          <w:rFonts w:hint="eastAsia"/>
          <w:b/>
          <w:bCs/>
          <w:sz w:val="28"/>
          <w:szCs w:val="32"/>
          <w:highlight w:val="yellow"/>
        </w:rPr>
        <w:t>n</w:t>
      </w:r>
      <w:r w:rsidRPr="00675005">
        <w:rPr>
          <w:b/>
          <w:bCs/>
          <w:sz w:val="28"/>
          <w:szCs w:val="32"/>
          <w:highlight w:val="yellow"/>
        </w:rPr>
        <w:t xml:space="preserve"> isotherms (WVSI)</w:t>
      </w:r>
      <w:r>
        <w:t xml:space="preserve"> were investigated and </w:t>
      </w:r>
      <w:bookmarkStart w:id="24" w:name="_Hlk38319165"/>
      <w:r>
        <w:t xml:space="preserve">the moisture content measured at higher temperatures </w:t>
      </w:r>
      <w:commentRangeStart w:id="25"/>
      <w:r w:rsidRPr="00627953">
        <w:rPr>
          <w:b/>
          <w:bCs/>
          <w:sz w:val="28"/>
          <w:szCs w:val="32"/>
        </w:rPr>
        <w:t>were</w:t>
      </w:r>
      <w:commentRangeEnd w:id="25"/>
      <w:r w:rsidR="00BC49E0" w:rsidRPr="00627953">
        <w:rPr>
          <w:rStyle w:val="a3"/>
          <w:b/>
          <w:bCs/>
          <w:sz w:val="28"/>
          <w:szCs w:val="28"/>
        </w:rPr>
        <w:commentReference w:id="25"/>
      </w:r>
      <w:r w:rsidRPr="00627953">
        <w:rPr>
          <w:sz w:val="28"/>
          <w:szCs w:val="32"/>
        </w:rPr>
        <w:t xml:space="preserve"> </w:t>
      </w:r>
      <w:r>
        <w:t>calibrated with experimental data</w:t>
      </w:r>
      <w:bookmarkEnd w:id="24"/>
      <w:r>
        <w:t xml:space="preserve">. The extents and mechanisms of </w:t>
      </w:r>
      <w:commentRangeStart w:id="26"/>
      <w:r w:rsidRPr="00627953">
        <w:rPr>
          <w:b/>
          <w:bCs/>
          <w:sz w:val="28"/>
          <w:szCs w:val="32"/>
        </w:rPr>
        <w:t>hysteresis and cavitation phenomenon</w:t>
      </w:r>
      <w:commentRangeEnd w:id="26"/>
      <w:r w:rsidR="00BC49E0" w:rsidRPr="00627953">
        <w:rPr>
          <w:rStyle w:val="a3"/>
          <w:b/>
          <w:bCs/>
          <w:sz w:val="28"/>
          <w:szCs w:val="28"/>
        </w:rPr>
        <w:commentReference w:id="26"/>
      </w:r>
      <w:r>
        <w:t xml:space="preserve"> were discussed. The GAB model was applied to fit the WVS</w:t>
      </w:r>
      <w:r w:rsidR="00DF3ABB">
        <w:t>I</w:t>
      </w:r>
      <w:r>
        <w:t>s, the pseudo-first order and pseudo-second order equations were adopted to fit the sorption kinetic processes. In addition, thermogravimetric analysis and measurement of chemically bound water were conducted on the samples to determine the c</w:t>
      </w:r>
      <w:r w:rsidR="00DF3ABB">
        <w:t>o</w:t>
      </w:r>
      <w:r>
        <w:t xml:space="preserve">mpositions of samples. The main results are as follows. </w:t>
      </w:r>
    </w:p>
    <w:p w14:paraId="145CFA32" w14:textId="4C4C9E0D" w:rsidR="00D352F8" w:rsidRDefault="00D352F8" w:rsidP="00D352F8">
      <w:r>
        <w:t>1) The adsorption isothe</w:t>
      </w:r>
      <w:r w:rsidR="00DF3ABB">
        <w:t>r</w:t>
      </w:r>
      <w:r>
        <w:t xml:space="preserve">ms can be divided into three parts, according to the mechanisms of monolayer adsorption, multilayer adsorption </w:t>
      </w:r>
      <w:commentRangeStart w:id="27"/>
      <w:r>
        <w:t>and</w:t>
      </w:r>
      <w:commentRangeEnd w:id="27"/>
      <w:r w:rsidR="00D8013F">
        <w:rPr>
          <w:rStyle w:val="a3"/>
        </w:rPr>
        <w:commentReference w:id="27"/>
      </w:r>
      <w:r>
        <w:t xml:space="preserve"> capillary condensation. A sudden drop of moisture content was observed in the desorption isotherms, </w:t>
      </w:r>
      <w:bookmarkStart w:id="28" w:name="_Hlk38319288"/>
      <w:r>
        <w:t xml:space="preserve">which is believed to be related to </w:t>
      </w:r>
      <w:commentRangeStart w:id="29"/>
      <w:r>
        <w:t>cavitation phenomenon</w:t>
      </w:r>
      <w:commentRangeEnd w:id="29"/>
      <w:r w:rsidR="00BC49E0">
        <w:rPr>
          <w:rStyle w:val="a3"/>
        </w:rPr>
        <w:commentReference w:id="29"/>
      </w:r>
      <w:r>
        <w:t xml:space="preserve"> </w:t>
      </w:r>
      <w:commentRangeStart w:id="30"/>
      <w:r w:rsidRPr="00934F2A">
        <w:rPr>
          <w:b/>
          <w:bCs/>
          <w:sz w:val="28"/>
          <w:szCs w:val="32"/>
        </w:rPr>
        <w:t>occurred</w:t>
      </w:r>
      <w:commentRangeEnd w:id="30"/>
      <w:r w:rsidR="00D8013F" w:rsidRPr="00934F2A">
        <w:rPr>
          <w:rStyle w:val="a3"/>
          <w:b/>
          <w:bCs/>
          <w:sz w:val="28"/>
          <w:szCs w:val="28"/>
        </w:rPr>
        <w:commentReference w:id="30"/>
      </w:r>
      <w:r w:rsidRPr="00934F2A">
        <w:rPr>
          <w:sz w:val="28"/>
          <w:szCs w:val="32"/>
        </w:rPr>
        <w:t xml:space="preserve"> </w:t>
      </w:r>
      <w:r>
        <w:t>in the gel pores</w:t>
      </w:r>
      <w:bookmarkEnd w:id="28"/>
      <w:r>
        <w:t xml:space="preserve">. The GAB model can perfectly describe the adsorption isotherms, while being not suitable for describing the desorption isotherms of noncarbonated samples due to </w:t>
      </w:r>
      <w:r w:rsidRPr="00BC49E0">
        <w:rPr>
          <w:color w:val="FF0000"/>
        </w:rPr>
        <w:t>cavitation phenomenon</w:t>
      </w:r>
      <w:r>
        <w:t xml:space="preserve">. The extents and mechanisms of </w:t>
      </w:r>
      <w:r w:rsidRPr="00BC49E0">
        <w:rPr>
          <w:color w:val="FF0000"/>
        </w:rPr>
        <w:t>hysteresis phenomenon</w:t>
      </w:r>
      <w:r>
        <w:t xml:space="preserve"> are different in different RH stages. The corresponding models and controlling mechanisms of sorption kinetics </w:t>
      </w:r>
      <w:commentRangeStart w:id="31"/>
      <w:r w:rsidRPr="00BC49E0">
        <w:t>differ with</w:t>
      </w:r>
      <w:commentRangeEnd w:id="31"/>
      <w:r w:rsidR="0054525B">
        <w:rPr>
          <w:rStyle w:val="a3"/>
        </w:rPr>
        <w:commentReference w:id="31"/>
      </w:r>
      <w:r>
        <w:t xml:space="preserve"> RH stages, samples and </w:t>
      </w:r>
      <w:proofErr w:type="gramStart"/>
      <w:r>
        <w:t>temperatures</w:t>
      </w:r>
      <w:r w:rsidR="001C4551" w:rsidRPr="00934F2A">
        <w:rPr>
          <w:b/>
          <w:bCs/>
          <w:sz w:val="28"/>
          <w:szCs w:val="32"/>
          <w:highlight w:val="yellow"/>
        </w:rPr>
        <w:t>;</w:t>
      </w:r>
      <w:proofErr w:type="gramEnd"/>
      <w:r w:rsidRPr="00934F2A">
        <w:rPr>
          <w:b/>
          <w:bCs/>
          <w:sz w:val="28"/>
          <w:szCs w:val="32"/>
        </w:rPr>
        <w:t xml:space="preserve"> </w:t>
      </w:r>
    </w:p>
    <w:p w14:paraId="43256A70" w14:textId="7D5087B4" w:rsidR="00DF3ABB" w:rsidRDefault="00D352F8" w:rsidP="00DF3ABB">
      <w:r>
        <w:t xml:space="preserve">2) The influence of w/c ratios </w:t>
      </w:r>
      <w:r w:rsidRPr="00934F2A">
        <w:rPr>
          <w:b/>
          <w:bCs/>
          <w:sz w:val="28"/>
          <w:szCs w:val="32"/>
          <w:highlight w:val="yellow"/>
        </w:rPr>
        <w:t>was</w:t>
      </w:r>
      <w:r w:rsidRPr="00934F2A">
        <w:rPr>
          <w:sz w:val="28"/>
          <w:szCs w:val="32"/>
        </w:rPr>
        <w:t xml:space="preserve"> </w:t>
      </w:r>
      <w:r>
        <w:t>researched. The isothe</w:t>
      </w:r>
      <w:r w:rsidR="00DF3ABB">
        <w:t>r</w:t>
      </w:r>
      <w:r>
        <w:t>ms</w:t>
      </w:r>
      <w:r w:rsidRPr="00D8013F">
        <w:t xml:space="preserve"> rise with higher w/c ratios, and the adsorption isotherms of samples with w/c = 0.5 and 0.6 are close to each</w:t>
      </w:r>
      <w:r w:rsidR="00DF3ABB" w:rsidRPr="00D8013F">
        <w:t xml:space="preserve"> other. For noncarbonated samples, the hysteresis decreases with lower w/c ratios, while the tendency is </w:t>
      </w:r>
      <w:r w:rsidR="00DF3ABB">
        <w:t>reversed for carbonated samples. ln terms of GAB parameters, the specific surface area and the multilayer adsorption energy const</w:t>
      </w:r>
      <w:r w:rsidR="00DF3ABB" w:rsidRPr="00D8013F">
        <w:t>ant increase</w:t>
      </w:r>
      <w:r w:rsidR="00DF3ABB" w:rsidRPr="00E317FC">
        <w:rPr>
          <w:color w:val="4472C4" w:themeColor="accent1"/>
        </w:rPr>
        <w:t xml:space="preserve"> </w:t>
      </w:r>
      <w:r w:rsidR="00DF3ABB">
        <w:t xml:space="preserve">with </w:t>
      </w:r>
      <w:commentRangeStart w:id="32"/>
      <w:r w:rsidR="00DF3ABB" w:rsidRPr="00934F2A">
        <w:rPr>
          <w:b/>
          <w:bCs/>
          <w:sz w:val="28"/>
          <w:szCs w:val="32"/>
        </w:rPr>
        <w:t>higher w/c ratio</w:t>
      </w:r>
      <w:commentRangeEnd w:id="32"/>
      <w:r w:rsidR="00BC49E0" w:rsidRPr="00934F2A">
        <w:rPr>
          <w:rStyle w:val="a3"/>
          <w:b/>
          <w:bCs/>
          <w:sz w:val="28"/>
          <w:szCs w:val="28"/>
        </w:rPr>
        <w:commentReference w:id="32"/>
      </w:r>
      <w:r w:rsidR="00DF3ABB">
        <w:t>, while the monolayer adsorption energy con</w:t>
      </w:r>
      <w:r w:rsidR="00DF3ABB" w:rsidRPr="00D8013F">
        <w:t>stant shows n</w:t>
      </w:r>
      <w:r w:rsidR="00DF3ABB">
        <w:t xml:space="preserve">o obvious relationship with </w:t>
      </w:r>
      <w:r w:rsidR="00DF3ABB" w:rsidRPr="00BC49E0">
        <w:rPr>
          <w:color w:val="FF0000"/>
        </w:rPr>
        <w:t xml:space="preserve">w/c </w:t>
      </w:r>
      <w:proofErr w:type="gramStart"/>
      <w:r w:rsidR="00DF3ABB" w:rsidRPr="00BC49E0">
        <w:rPr>
          <w:color w:val="FF0000"/>
        </w:rPr>
        <w:t>ratio</w:t>
      </w:r>
      <w:r w:rsidR="001C4551">
        <w:t>;</w:t>
      </w:r>
      <w:proofErr w:type="gramEnd"/>
      <w:r w:rsidR="00DF3ABB">
        <w:t xml:space="preserve"> </w:t>
      </w:r>
    </w:p>
    <w:p w14:paraId="0D7124C1" w14:textId="5555B589" w:rsidR="00DF3ABB" w:rsidRDefault="00DF3ABB" w:rsidP="00DF3ABB">
      <w:r>
        <w:t>3) The influence of higher temp</w:t>
      </w:r>
      <w:r w:rsidRPr="00D8013F">
        <w:t xml:space="preserve">eratures on WVSIs was investigated. The isotherms are </w:t>
      </w:r>
      <w:proofErr w:type="gramStart"/>
      <w:r w:rsidRPr="00D8013F">
        <w:t>lowered</w:t>
      </w:r>
      <w:proofErr w:type="gramEnd"/>
      <w:r w:rsidRPr="00D8013F">
        <w:t xml:space="preserve"> and the monolayer adsorption constant reduces w</w:t>
      </w:r>
      <w:r>
        <w:t xml:space="preserve">ith higher temperatures, indicating that the sorption processes are hindered by rising temperatures. The hysteresis phenomenon </w:t>
      </w:r>
      <w:commentRangeStart w:id="33"/>
      <w:proofErr w:type="gramStart"/>
      <w:r w:rsidRPr="00934F2A">
        <w:rPr>
          <w:b/>
          <w:bCs/>
          <w:sz w:val="28"/>
          <w:szCs w:val="32"/>
        </w:rPr>
        <w:t>are</w:t>
      </w:r>
      <w:commentRangeEnd w:id="33"/>
      <w:proofErr w:type="gramEnd"/>
      <w:r w:rsidR="00BC49E0" w:rsidRPr="00934F2A">
        <w:rPr>
          <w:rStyle w:val="a3"/>
          <w:b/>
          <w:bCs/>
          <w:sz w:val="28"/>
          <w:szCs w:val="28"/>
        </w:rPr>
        <w:commentReference w:id="33"/>
      </w:r>
      <w:r w:rsidRPr="00934F2A">
        <w:rPr>
          <w:sz w:val="28"/>
          <w:szCs w:val="32"/>
        </w:rPr>
        <w:t xml:space="preserve"> </w:t>
      </w:r>
      <w:r>
        <w:t xml:space="preserve">weakened at higher </w:t>
      </w:r>
      <w:r>
        <w:lastRenderedPageBreak/>
        <w:t xml:space="preserve">temperatures. The temperature dependency of sorption isotherms was analyzed with </w:t>
      </w:r>
      <w:r w:rsidRPr="00D8013F">
        <w:rPr>
          <w:color w:val="FF0000"/>
        </w:rPr>
        <w:t>Clausius-Clapeyron equation</w:t>
      </w:r>
      <w:r>
        <w:t>, which describes the shift of thermodynamic sorption equilibrium induced by the increase of temperature</w:t>
      </w:r>
      <w:r w:rsidR="001C4551">
        <w:t>; and</w:t>
      </w:r>
      <w:r>
        <w:t xml:space="preserve"> </w:t>
      </w:r>
    </w:p>
    <w:p w14:paraId="18A28BFE" w14:textId="13839BB5" w:rsidR="00934F2A" w:rsidRDefault="00DF3ABB" w:rsidP="00DF3ABB">
      <w:r>
        <w:t xml:space="preserve">4) The influence of carbonation on WVSIs was investigated. Carbonation can significantly reduce the moisture content at equilibrium and weaken the hysteresis phenomenon. The GAB parameters show that the specific surface area decreased </w:t>
      </w:r>
      <w:proofErr w:type="gramStart"/>
      <w:r>
        <w:t>modestly</w:t>
      </w:r>
      <w:proofErr w:type="gramEnd"/>
      <w:r>
        <w:t xml:space="preserve"> and the sorption energy of surface </w:t>
      </w:r>
      <w:r w:rsidRPr="00D8013F">
        <w:t xml:space="preserve">increased significantly after carbonation, while the Ca/Si ratios of C-S-H in the carbonated samples are </w:t>
      </w:r>
      <w:r>
        <w:t xml:space="preserve">notably reduced. The impact of </w:t>
      </w:r>
      <w:r w:rsidRPr="00BC49E0">
        <w:rPr>
          <w:color w:val="FF0000"/>
        </w:rPr>
        <w:t>carbonation process</w:t>
      </w:r>
      <w:r>
        <w:t xml:space="preserve"> on sorption isotherms </w:t>
      </w:r>
      <w:commentRangeStart w:id="34"/>
      <w:r w:rsidRPr="00934F2A">
        <w:rPr>
          <w:b/>
          <w:bCs/>
          <w:sz w:val="28"/>
          <w:szCs w:val="32"/>
        </w:rPr>
        <w:t>are</w:t>
      </w:r>
      <w:commentRangeEnd w:id="34"/>
      <w:r w:rsidR="00BC49E0" w:rsidRPr="00934F2A">
        <w:rPr>
          <w:rStyle w:val="a3"/>
          <w:b/>
          <w:bCs/>
          <w:sz w:val="28"/>
          <w:szCs w:val="28"/>
        </w:rPr>
        <w:commentReference w:id="34"/>
      </w:r>
      <w:r w:rsidRPr="00934F2A">
        <w:rPr>
          <w:sz w:val="28"/>
          <w:szCs w:val="32"/>
        </w:rPr>
        <w:t xml:space="preserve"> </w:t>
      </w:r>
      <w:r>
        <w:t>attributed to the alternation of C-S-H composition and structure, along with the lower pore distribution in the 1-9 nm radius range.</w:t>
      </w:r>
    </w:p>
    <w:p w14:paraId="3AF92D05" w14:textId="77777777" w:rsidR="00934F2A" w:rsidRDefault="00934F2A">
      <w:pPr>
        <w:widowControl/>
        <w:ind w:firstLine="0"/>
        <w:jc w:val="left"/>
      </w:pPr>
      <w:r>
        <w:br w:type="page"/>
      </w:r>
    </w:p>
    <w:p w14:paraId="50F85903" w14:textId="05973542" w:rsidR="00C62A77" w:rsidRDefault="0030064D" w:rsidP="0030064D">
      <w:pPr>
        <w:pStyle w:val="1"/>
      </w:pPr>
      <w:r>
        <w:rPr>
          <w:rFonts w:hint="eastAsia"/>
        </w:rPr>
        <w:lastRenderedPageBreak/>
        <w:t>论文3</w:t>
      </w:r>
    </w:p>
    <w:p w14:paraId="14E2CE1D" w14:textId="777FE437" w:rsidR="0030064D" w:rsidRDefault="0030064D" w:rsidP="0030064D">
      <w:pPr>
        <w:pStyle w:val="2"/>
      </w:pPr>
      <w:r w:rsidRPr="0030064D">
        <w:rPr>
          <w:rFonts w:hint="eastAsia"/>
        </w:rPr>
        <w:t>钢</w:t>
      </w:r>
      <w:r w:rsidRPr="0030064D">
        <w:rPr>
          <w:rFonts w:hint="eastAsia"/>
        </w:rPr>
        <w:t>-</w:t>
      </w:r>
      <w:r w:rsidRPr="0030064D">
        <w:rPr>
          <w:rFonts w:hint="eastAsia"/>
        </w:rPr>
        <w:t>混凝土组合渡槽设计与受力性能研究</w:t>
      </w:r>
      <w:r>
        <w:rPr>
          <w:rFonts w:hint="eastAsia"/>
        </w:rPr>
        <w:t xml:space="preserve"> </w:t>
      </w:r>
      <w:r>
        <w:rPr>
          <w:rFonts w:hint="eastAsia"/>
        </w:rPr>
        <w:t>（土木系）</w:t>
      </w:r>
    </w:p>
    <w:p w14:paraId="0062FAF6" w14:textId="77777777" w:rsidR="0030064D" w:rsidRPr="0030064D" w:rsidRDefault="0030064D" w:rsidP="0030064D"/>
    <w:p w14:paraId="34600691" w14:textId="48721C4F" w:rsidR="0030064D" w:rsidRDefault="0030064D" w:rsidP="0030064D">
      <w:r>
        <w:rPr>
          <w:noProof/>
        </w:rPr>
        <w:drawing>
          <wp:inline distT="0" distB="0" distL="0" distR="0" wp14:anchorId="615CE97E" wp14:editId="40618032">
            <wp:extent cx="5274310" cy="3467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7735"/>
                    </a:xfrm>
                    <a:prstGeom prst="rect">
                      <a:avLst/>
                    </a:prstGeom>
                  </pic:spPr>
                </pic:pic>
              </a:graphicData>
            </a:graphic>
          </wp:inline>
        </w:drawing>
      </w:r>
    </w:p>
    <w:p w14:paraId="5CB4F03E" w14:textId="438C6DB6" w:rsidR="0030064D" w:rsidRDefault="0030064D">
      <w:pPr>
        <w:widowControl/>
        <w:ind w:firstLine="0"/>
        <w:jc w:val="left"/>
      </w:pPr>
    </w:p>
    <w:p w14:paraId="611B2F0A" w14:textId="1947E656" w:rsidR="0030064D" w:rsidRDefault="0030064D" w:rsidP="00EE3F47">
      <w:pPr>
        <w:ind w:firstLine="0"/>
        <w:jc w:val="center"/>
      </w:pPr>
      <w:r w:rsidRPr="00C14750">
        <w:rPr>
          <w:sz w:val="28"/>
          <w:szCs w:val="32"/>
        </w:rPr>
        <w:t>ABSTRACT</w:t>
      </w:r>
    </w:p>
    <w:p w14:paraId="1FB4F5B3" w14:textId="77777777" w:rsidR="0030064D" w:rsidRDefault="0030064D" w:rsidP="0030064D">
      <w:r>
        <w:t xml:space="preserve">The design of traditional prestressed concrete aqueducts is controlled by avoiding cracking. Nevertheless, those aqueducts are plagued by the leakage problem. This dissertation presents one kind of steel-concrete composite aqueduct whose design is controlled by strength or stiffness. Composite aqueducts possess advantages such as good leakage prevention, explicit and reasonable load path, convenient construction, etc. The structural design of a composite aqueduct </w:t>
      </w:r>
      <w:commentRangeStart w:id="35"/>
      <w:r>
        <w:t xml:space="preserve">is </w:t>
      </w:r>
      <w:commentRangeEnd w:id="35"/>
      <w:r w:rsidR="0054525B">
        <w:rPr>
          <w:rStyle w:val="a3"/>
        </w:rPr>
        <w:commentReference w:id="35"/>
      </w:r>
      <w:r>
        <w:t xml:space="preserve">completed according to the condition of </w:t>
      </w:r>
      <w:proofErr w:type="spellStart"/>
      <w:r>
        <w:t>Liujiacun</w:t>
      </w:r>
      <w:proofErr w:type="spellEnd"/>
      <w:r>
        <w:t xml:space="preserve"> aqueduct, realizing favorable economic and technical </w:t>
      </w:r>
      <w:commentRangeStart w:id="36"/>
      <w:r w:rsidRPr="002736DE">
        <w:rPr>
          <w:b/>
          <w:bCs/>
          <w:sz w:val="28"/>
          <w:szCs w:val="32"/>
        </w:rPr>
        <w:t>benefit</w:t>
      </w:r>
      <w:commentRangeEnd w:id="36"/>
      <w:r w:rsidR="008F644A" w:rsidRPr="002736DE">
        <w:rPr>
          <w:rStyle w:val="a3"/>
          <w:b/>
          <w:bCs/>
          <w:sz w:val="28"/>
          <w:szCs w:val="28"/>
        </w:rPr>
        <w:commentReference w:id="36"/>
      </w:r>
      <w:r>
        <w:t xml:space="preserve">. </w:t>
      </w:r>
    </w:p>
    <w:p w14:paraId="7C42A06A" w14:textId="77777777" w:rsidR="0030064D" w:rsidRDefault="0030064D" w:rsidP="0030064D">
      <w:r>
        <w:t xml:space="preserve">A finite element model based on the general FE software ABAQUS is proposed to simulate the structural response of the composite aqueduct precisely. </w:t>
      </w:r>
      <w:commentRangeStart w:id="37"/>
      <w:r w:rsidRPr="002736DE">
        <w:rPr>
          <w:b/>
          <w:bCs/>
          <w:sz w:val="28"/>
          <w:szCs w:val="32"/>
        </w:rPr>
        <w:t>Obvious</w:t>
      </w:r>
      <w:commentRangeEnd w:id="37"/>
      <w:r w:rsidR="008F644A" w:rsidRPr="002736DE">
        <w:rPr>
          <w:rStyle w:val="a3"/>
          <w:b/>
          <w:bCs/>
          <w:sz w:val="28"/>
          <w:szCs w:val="28"/>
        </w:rPr>
        <w:commentReference w:id="37"/>
      </w:r>
      <w:r w:rsidRPr="002736DE">
        <w:rPr>
          <w:sz w:val="28"/>
          <w:szCs w:val="32"/>
        </w:rPr>
        <w:t xml:space="preserve"> </w:t>
      </w:r>
      <w:r>
        <w:t xml:space="preserve">shear lag effect </w:t>
      </w:r>
      <w:r w:rsidRPr="0054525B">
        <w:rPr>
          <w:color w:val="0070C0"/>
        </w:rPr>
        <w:t xml:space="preserve">is </w:t>
      </w:r>
      <w:r>
        <w:t xml:space="preserve">observed in the analysis, </w:t>
      </w:r>
      <w:bookmarkStart w:id="38" w:name="_Hlk38319638"/>
      <w:r>
        <w:t xml:space="preserve">which can be simply dealt </w:t>
      </w:r>
      <w:commentRangeStart w:id="39"/>
      <w:r w:rsidRPr="002736DE">
        <w:rPr>
          <w:b/>
          <w:bCs/>
          <w:sz w:val="28"/>
          <w:szCs w:val="32"/>
        </w:rPr>
        <w:t>with</w:t>
      </w:r>
      <w:commentRangeEnd w:id="39"/>
      <w:r w:rsidR="008F644A" w:rsidRPr="002736DE">
        <w:rPr>
          <w:rStyle w:val="a3"/>
          <w:b/>
          <w:bCs/>
          <w:sz w:val="28"/>
          <w:szCs w:val="28"/>
        </w:rPr>
        <w:commentReference w:id="39"/>
      </w:r>
      <w:r w:rsidRPr="002736DE">
        <w:rPr>
          <w:sz w:val="28"/>
          <w:szCs w:val="32"/>
        </w:rPr>
        <w:t xml:space="preserve"> </w:t>
      </w:r>
      <w:r>
        <w:t>adapting effective width</w:t>
      </w:r>
      <w:bookmarkEnd w:id="38"/>
      <w:r>
        <w:t xml:space="preserve">. The effective width of composite aqueducts can be calculated using </w:t>
      </w:r>
      <w:commentRangeStart w:id="40"/>
      <w:r>
        <w:t>equivalent</w:t>
      </w:r>
      <w:commentRangeEnd w:id="40"/>
      <w:r w:rsidR="008F644A">
        <w:rPr>
          <w:rStyle w:val="a3"/>
        </w:rPr>
        <w:commentReference w:id="40"/>
      </w:r>
      <w:r>
        <w:t xml:space="preserve"> force method or code formulas. As a simply supported beam, the composite aqueduct is under bending in the longitudinal direction. In the meanwhile, its bottom flange and two webs are under bending in the transverse direction so that the whole structure demonstrates conspicuous spatial stress characteristics. </w:t>
      </w:r>
    </w:p>
    <w:p w14:paraId="2310F689" w14:textId="5A37F66E" w:rsidR="0030064D" w:rsidRDefault="0030064D" w:rsidP="0030064D">
      <w:r>
        <w:t xml:space="preserve">Based on the proposed model, several parameter analyses of the composite aqueduct </w:t>
      </w:r>
      <w:r w:rsidRPr="0054525B">
        <w:rPr>
          <w:color w:val="0070C0"/>
        </w:rPr>
        <w:t xml:space="preserve">are </w:t>
      </w:r>
      <w:r>
        <w:t xml:space="preserve">conducted in the longitudinal direction and the transverse direction, respectively. The results show </w:t>
      </w:r>
      <w:r>
        <w:lastRenderedPageBreak/>
        <w:t xml:space="preserve">that </w:t>
      </w:r>
      <w:commentRangeStart w:id="41"/>
      <w:r>
        <w:t xml:space="preserve">thickness </w:t>
      </w:r>
      <w:commentRangeEnd w:id="41"/>
      <w:r w:rsidR="008F644A">
        <w:rPr>
          <w:rStyle w:val="a3"/>
        </w:rPr>
        <w:commentReference w:id="41"/>
      </w:r>
      <w:r>
        <w:t xml:space="preserve">of the steel plate, thickness of the concrete bottom flange and reinforcement amount are relatively sensitive parameters. </w:t>
      </w:r>
    </w:p>
    <w:p w14:paraId="4D909DE1" w14:textId="4194EEE1" w:rsidR="002736DE" w:rsidRDefault="0030064D" w:rsidP="008F4670">
      <w:r>
        <w:t xml:space="preserve">The results in this dissertation can provide </w:t>
      </w:r>
      <w:commentRangeStart w:id="42"/>
      <w:r>
        <w:t>reference</w:t>
      </w:r>
      <w:commentRangeEnd w:id="42"/>
      <w:r w:rsidR="008F644A">
        <w:rPr>
          <w:rStyle w:val="a3"/>
        </w:rPr>
        <w:commentReference w:id="42"/>
      </w:r>
      <w:r>
        <w:t xml:space="preserve"> for the design, optimization and further study of composite aqueducts.</w:t>
      </w:r>
    </w:p>
    <w:p w14:paraId="099D0F86" w14:textId="77777777" w:rsidR="002736DE" w:rsidRDefault="002736DE">
      <w:pPr>
        <w:widowControl/>
        <w:ind w:firstLine="0"/>
        <w:jc w:val="left"/>
      </w:pPr>
      <w:r>
        <w:br w:type="page"/>
      </w:r>
    </w:p>
    <w:p w14:paraId="697F1FFB" w14:textId="1569DBAD" w:rsidR="00CD3BC3" w:rsidRDefault="00C83394" w:rsidP="00C83394">
      <w:pPr>
        <w:pStyle w:val="1"/>
      </w:pPr>
      <w:r>
        <w:rPr>
          <w:rFonts w:hint="eastAsia"/>
        </w:rPr>
        <w:lastRenderedPageBreak/>
        <w:t>论文4</w:t>
      </w:r>
    </w:p>
    <w:p w14:paraId="191D4727" w14:textId="26E21372" w:rsidR="00323251" w:rsidRDefault="00323251" w:rsidP="00323251">
      <w:pPr>
        <w:pStyle w:val="2"/>
      </w:pPr>
      <w:proofErr w:type="gramStart"/>
      <w:r w:rsidRPr="00323251">
        <w:rPr>
          <w:rFonts w:hint="eastAsia"/>
        </w:rPr>
        <w:t>磷建筑</w:t>
      </w:r>
      <w:proofErr w:type="gramEnd"/>
      <w:r w:rsidRPr="00323251">
        <w:rPr>
          <w:rFonts w:hint="eastAsia"/>
        </w:rPr>
        <w:t>石膏发泡保温砌块的制备及性能研究</w:t>
      </w:r>
      <w:r>
        <w:rPr>
          <w:rFonts w:hint="eastAsia"/>
        </w:rPr>
        <w:t>（土木系）</w:t>
      </w:r>
    </w:p>
    <w:p w14:paraId="03138547" w14:textId="77777777" w:rsidR="00323251" w:rsidRPr="00323251" w:rsidRDefault="00323251" w:rsidP="00323251"/>
    <w:p w14:paraId="11407891" w14:textId="4A10CBC3" w:rsidR="00C83394" w:rsidRDefault="00323251" w:rsidP="00323251">
      <w:pPr>
        <w:ind w:firstLine="0"/>
        <w:jc w:val="center"/>
      </w:pPr>
      <w:r>
        <w:rPr>
          <w:noProof/>
        </w:rPr>
        <w:drawing>
          <wp:inline distT="0" distB="0" distL="0" distR="0" wp14:anchorId="6CF1966B" wp14:editId="37C18075">
            <wp:extent cx="5274310" cy="27139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13990"/>
                    </a:xfrm>
                    <a:prstGeom prst="rect">
                      <a:avLst/>
                    </a:prstGeom>
                  </pic:spPr>
                </pic:pic>
              </a:graphicData>
            </a:graphic>
          </wp:inline>
        </w:drawing>
      </w:r>
    </w:p>
    <w:p w14:paraId="0165DF65" w14:textId="74F8542F" w:rsidR="00323251" w:rsidRDefault="00323251">
      <w:pPr>
        <w:widowControl/>
        <w:ind w:firstLine="0"/>
        <w:jc w:val="left"/>
      </w:pPr>
    </w:p>
    <w:p w14:paraId="5477D466" w14:textId="1785AB6F" w:rsidR="00323251" w:rsidRDefault="00323251" w:rsidP="00323251">
      <w:pPr>
        <w:ind w:firstLine="0"/>
        <w:jc w:val="center"/>
      </w:pPr>
      <w:r w:rsidRPr="00C14750">
        <w:rPr>
          <w:sz w:val="28"/>
          <w:szCs w:val="32"/>
        </w:rPr>
        <w:t>ABSTRACT</w:t>
      </w:r>
    </w:p>
    <w:p w14:paraId="45BB567C" w14:textId="3630849C" w:rsidR="00323251" w:rsidRDefault="00323251" w:rsidP="00323251">
      <w:pPr>
        <w:jc w:val="left"/>
      </w:pPr>
      <w:r>
        <w:t xml:space="preserve">In this paper, a novel foam insulation material is prepared with phosphorus building gypsum as raw material, hydrogen peroxide as </w:t>
      </w:r>
      <w:commentRangeStart w:id="43"/>
      <w:r w:rsidRPr="002736DE">
        <w:rPr>
          <w:b/>
          <w:bCs/>
          <w:sz w:val="28"/>
          <w:szCs w:val="32"/>
        </w:rPr>
        <w:t>foaming agent</w:t>
      </w:r>
      <w:commentRangeEnd w:id="43"/>
      <w:r w:rsidR="006E4119" w:rsidRPr="002736DE">
        <w:rPr>
          <w:rStyle w:val="a3"/>
          <w:b/>
          <w:bCs/>
          <w:sz w:val="28"/>
          <w:szCs w:val="28"/>
        </w:rPr>
        <w:commentReference w:id="43"/>
      </w:r>
      <w:r>
        <w:t>, and waterproof agent and fiber added to improve the water resistance and mechanical properties. The performance of the sample is studied from macroscopic performance and pore structure, and the following conclusions can be drawn: with increasing H</w:t>
      </w:r>
      <w:r w:rsidRPr="00323251">
        <w:rPr>
          <w:vertAlign w:val="subscript"/>
        </w:rPr>
        <w:t>2</w:t>
      </w:r>
      <w:r>
        <w:t>O</w:t>
      </w:r>
      <w:r w:rsidRPr="00323251">
        <w:rPr>
          <w:vertAlign w:val="subscript"/>
        </w:rPr>
        <w:t>2</w:t>
      </w:r>
      <w:r>
        <w:t xml:space="preserve"> content, </w:t>
      </w:r>
      <w:bookmarkStart w:id="44" w:name="_Hlk38319835"/>
      <w:r>
        <w:t>t</w:t>
      </w:r>
      <w:r w:rsidRPr="00A930E4">
        <w:t xml:space="preserve">he expansion volume </w:t>
      </w:r>
      <w:commentRangeStart w:id="45"/>
      <w:r w:rsidRPr="002736DE">
        <w:rPr>
          <w:b/>
          <w:bCs/>
          <w:sz w:val="28"/>
          <w:szCs w:val="32"/>
        </w:rPr>
        <w:t>multiple</w:t>
      </w:r>
      <w:r w:rsidRPr="002736DE">
        <w:rPr>
          <w:sz w:val="28"/>
          <w:szCs w:val="32"/>
        </w:rPr>
        <w:t xml:space="preserve"> </w:t>
      </w:r>
      <w:commentRangeEnd w:id="45"/>
      <w:r w:rsidR="006E4119" w:rsidRPr="002736DE">
        <w:rPr>
          <w:rStyle w:val="a3"/>
          <w:sz w:val="28"/>
          <w:szCs w:val="28"/>
        </w:rPr>
        <w:commentReference w:id="45"/>
      </w:r>
      <w:r w:rsidRPr="00A930E4">
        <w:t xml:space="preserve">and the total porosity </w:t>
      </w:r>
      <w:commentRangeStart w:id="46"/>
      <w:r w:rsidRPr="002736DE">
        <w:rPr>
          <w:b/>
          <w:bCs/>
          <w:sz w:val="28"/>
          <w:szCs w:val="32"/>
        </w:rPr>
        <w:t>increase</w:t>
      </w:r>
      <w:r w:rsidRPr="002736DE">
        <w:rPr>
          <w:sz w:val="28"/>
          <w:szCs w:val="32"/>
        </w:rPr>
        <w:t xml:space="preserve"> </w:t>
      </w:r>
      <w:commentRangeEnd w:id="46"/>
      <w:r w:rsidR="006E4119" w:rsidRPr="002736DE">
        <w:rPr>
          <w:rStyle w:val="a3"/>
          <w:sz w:val="28"/>
          <w:szCs w:val="28"/>
        </w:rPr>
        <w:commentReference w:id="46"/>
      </w:r>
      <w:r w:rsidRPr="00A930E4">
        <w:t xml:space="preserve">rapidly first and then </w:t>
      </w:r>
      <w:commentRangeStart w:id="47"/>
      <w:r w:rsidRPr="002736DE">
        <w:rPr>
          <w:b/>
          <w:bCs/>
          <w:sz w:val="28"/>
          <w:szCs w:val="32"/>
        </w:rPr>
        <w:t>plateau</w:t>
      </w:r>
      <w:commentRangeEnd w:id="47"/>
      <w:r w:rsidR="006E4119" w:rsidRPr="002736DE">
        <w:rPr>
          <w:rStyle w:val="a3"/>
          <w:b/>
          <w:bCs/>
          <w:sz w:val="28"/>
          <w:szCs w:val="28"/>
        </w:rPr>
        <w:commentReference w:id="47"/>
      </w:r>
      <w:bookmarkEnd w:id="44"/>
      <w:r>
        <w:t xml:space="preserve">, </w:t>
      </w:r>
      <w:bookmarkStart w:id="48" w:name="_Hlk38319937"/>
      <w:r>
        <w:t xml:space="preserve">while the </w:t>
      </w:r>
      <w:commentRangeStart w:id="49"/>
      <w:r w:rsidRPr="002736DE">
        <w:rPr>
          <w:b/>
          <w:bCs/>
          <w:sz w:val="28"/>
          <w:szCs w:val="32"/>
        </w:rPr>
        <w:t>micro porosity</w:t>
      </w:r>
      <w:commentRangeEnd w:id="49"/>
      <w:r w:rsidR="00D8013F" w:rsidRPr="002736DE">
        <w:rPr>
          <w:rStyle w:val="a3"/>
          <w:b/>
          <w:bCs/>
          <w:sz w:val="28"/>
          <w:szCs w:val="28"/>
        </w:rPr>
        <w:commentReference w:id="49"/>
      </w:r>
      <w:r>
        <w:t xml:space="preserve"> tends to decrease</w:t>
      </w:r>
      <w:bookmarkEnd w:id="48"/>
      <w:r>
        <w:t xml:space="preserve">; the thermal conductivity of the sample is in accordance with the Unifying model, and the compressive strength conforms to the </w:t>
      </w:r>
      <w:proofErr w:type="spellStart"/>
      <w:r>
        <w:t>Balshin</w:t>
      </w:r>
      <w:proofErr w:type="spellEnd"/>
      <w:r>
        <w:t xml:space="preserve"> formula; the slag can increase the softening coefficient and strength of the material by forming ettringite and C-S-H gel; the fiber can effectively increase the strength of the sample, </w:t>
      </w:r>
      <w:commentRangeStart w:id="50"/>
      <w:ins w:id="51" w:author="陈 君林" w:date="2020-04-19T21:14:00Z">
        <w:r w:rsidR="006E4119" w:rsidRPr="002736DE">
          <w:rPr>
            <w:b/>
            <w:bCs/>
            <w:sz w:val="28"/>
            <w:szCs w:val="32"/>
          </w:rPr>
          <w:t>and</w:t>
        </w:r>
      </w:ins>
      <w:commentRangeEnd w:id="50"/>
      <w:r w:rsidR="006E4119" w:rsidRPr="002736DE">
        <w:rPr>
          <w:rStyle w:val="a3"/>
          <w:b/>
          <w:bCs/>
          <w:sz w:val="28"/>
          <w:szCs w:val="28"/>
        </w:rPr>
        <w:commentReference w:id="50"/>
      </w:r>
      <w:ins w:id="52" w:author="陈 君林" w:date="2020-04-19T21:14:00Z">
        <w:r w:rsidR="006E4119" w:rsidRPr="002736DE">
          <w:rPr>
            <w:sz w:val="28"/>
            <w:szCs w:val="32"/>
          </w:rPr>
          <w:t xml:space="preserve"> </w:t>
        </w:r>
      </w:ins>
      <w:r>
        <w:t xml:space="preserve">the longer PVA fiber with better hydrophilicity </w:t>
      </w:r>
      <w:commentRangeStart w:id="53"/>
      <w:r w:rsidRPr="002736DE">
        <w:rPr>
          <w:b/>
          <w:bCs/>
          <w:sz w:val="28"/>
          <w:szCs w:val="32"/>
        </w:rPr>
        <w:t>have</w:t>
      </w:r>
      <w:r w:rsidRPr="002736DE">
        <w:rPr>
          <w:sz w:val="28"/>
          <w:szCs w:val="32"/>
        </w:rPr>
        <w:t xml:space="preserve"> </w:t>
      </w:r>
      <w:commentRangeEnd w:id="53"/>
      <w:r w:rsidR="00D8013F" w:rsidRPr="002736DE">
        <w:rPr>
          <w:rStyle w:val="a3"/>
          <w:sz w:val="28"/>
          <w:szCs w:val="28"/>
        </w:rPr>
        <w:commentReference w:id="53"/>
      </w:r>
      <w:r>
        <w:t>a better effect on the toughness of the sample. Based on the above investigation, the phosphorus building gypsum foam insulation block has a bulk density of 550kg/m</w:t>
      </w:r>
      <w:r w:rsidRPr="00323251">
        <w:rPr>
          <w:vertAlign w:val="superscript"/>
        </w:rPr>
        <w:t>3</w:t>
      </w:r>
      <w:r>
        <w:t>, a thermal conductivity of less than 0.13W/(</w:t>
      </w:r>
      <w:proofErr w:type="spellStart"/>
      <w:r>
        <w:t>m·K</w:t>
      </w:r>
      <w:proofErr w:type="spellEnd"/>
      <w:r>
        <w:t>), a flexural strength of 0.6-0.7MPa, a compressive strength of 1.1-1.3MPa, and a softening coefficient of more than 0.6.</w:t>
      </w:r>
    </w:p>
    <w:p w14:paraId="7E5C2BCF" w14:textId="68F29FBB" w:rsidR="008F4670" w:rsidRDefault="008F4670">
      <w:pPr>
        <w:widowControl/>
        <w:ind w:firstLine="0"/>
        <w:jc w:val="left"/>
      </w:pPr>
      <w:r>
        <w:br w:type="page"/>
      </w:r>
    </w:p>
    <w:p w14:paraId="0056C5B8" w14:textId="1ECEE9B9" w:rsidR="008F4670" w:rsidRDefault="008F4670" w:rsidP="008F4670">
      <w:pPr>
        <w:pStyle w:val="1"/>
      </w:pPr>
      <w:r>
        <w:rPr>
          <w:rFonts w:hint="eastAsia"/>
        </w:rPr>
        <w:lastRenderedPageBreak/>
        <w:t>论文5</w:t>
      </w:r>
    </w:p>
    <w:p w14:paraId="02E92BE9" w14:textId="1943013D" w:rsidR="008F4670" w:rsidRDefault="008F4670" w:rsidP="008F4670">
      <w:pPr>
        <w:pStyle w:val="2"/>
      </w:pPr>
      <w:r w:rsidRPr="008F4670">
        <w:rPr>
          <w:rFonts w:hint="eastAsia"/>
        </w:rPr>
        <w:t>微重力条件下的颗粒流变研究</w:t>
      </w:r>
      <w:r>
        <w:rPr>
          <w:rFonts w:hint="eastAsia"/>
        </w:rPr>
        <w:t xml:space="preserve"> </w:t>
      </w:r>
      <w:r>
        <w:rPr>
          <w:rFonts w:hint="eastAsia"/>
        </w:rPr>
        <w:t>（土木系）</w:t>
      </w:r>
    </w:p>
    <w:p w14:paraId="3A933922" w14:textId="77777777" w:rsidR="008F4670" w:rsidRPr="008F4670" w:rsidRDefault="008F4670" w:rsidP="008F4670"/>
    <w:p w14:paraId="3EE6BC66" w14:textId="3D039B21" w:rsidR="008F4670" w:rsidRDefault="008F4670" w:rsidP="008F4670">
      <w:pPr>
        <w:ind w:firstLine="0"/>
        <w:jc w:val="left"/>
      </w:pPr>
      <w:r>
        <w:rPr>
          <w:noProof/>
        </w:rPr>
        <w:drawing>
          <wp:inline distT="0" distB="0" distL="0" distR="0" wp14:anchorId="660C49AF" wp14:editId="5A2C9165">
            <wp:extent cx="5274310" cy="2501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1900"/>
                    </a:xfrm>
                    <a:prstGeom prst="rect">
                      <a:avLst/>
                    </a:prstGeom>
                  </pic:spPr>
                </pic:pic>
              </a:graphicData>
            </a:graphic>
          </wp:inline>
        </w:drawing>
      </w:r>
    </w:p>
    <w:p w14:paraId="4E63094B" w14:textId="75C28C47" w:rsidR="008F4670" w:rsidRDefault="008F4670">
      <w:pPr>
        <w:widowControl/>
        <w:ind w:firstLine="0"/>
        <w:jc w:val="left"/>
      </w:pPr>
    </w:p>
    <w:p w14:paraId="5784214D" w14:textId="6E2DFAB8" w:rsidR="008F4670" w:rsidRDefault="008F4670" w:rsidP="008F4670">
      <w:pPr>
        <w:ind w:firstLine="0"/>
        <w:jc w:val="center"/>
      </w:pPr>
      <w:r w:rsidRPr="00C14750">
        <w:rPr>
          <w:sz w:val="28"/>
          <w:szCs w:val="32"/>
        </w:rPr>
        <w:t>ABSTRACT</w:t>
      </w:r>
    </w:p>
    <w:p w14:paraId="14729368" w14:textId="2F50FC70" w:rsidR="008F4670" w:rsidRDefault="008F4670" w:rsidP="008F4670">
      <w:pPr>
        <w:jc w:val="left"/>
      </w:pPr>
      <w:r>
        <w:t>Since the last century, with the deepening of the understanding of the nature of soil mechanics, people have realized the importance and fundamentality of the soil properties in the microgravity environment. At the same time, due to the research on seismic liquefaction and other issues</w:t>
      </w:r>
      <w:commentRangeStart w:id="54"/>
      <w:r w:rsidRPr="002736DE">
        <w:rPr>
          <w:b/>
          <w:bCs/>
          <w:sz w:val="28"/>
          <w:szCs w:val="32"/>
        </w:rPr>
        <w:t>, and</w:t>
      </w:r>
      <w:commentRangeEnd w:id="54"/>
      <w:r w:rsidR="00D8013F" w:rsidRPr="002736DE">
        <w:rPr>
          <w:rStyle w:val="a3"/>
          <w:b/>
          <w:bCs/>
          <w:sz w:val="28"/>
          <w:szCs w:val="28"/>
        </w:rPr>
        <w:commentReference w:id="54"/>
      </w:r>
      <w:r>
        <w:t xml:space="preserve"> the development of </w:t>
      </w:r>
      <w:commentRangeStart w:id="55"/>
      <w:r>
        <w:t>aerospace industry</w:t>
      </w:r>
      <w:commentRangeEnd w:id="55"/>
      <w:r w:rsidR="00831728">
        <w:rPr>
          <w:rStyle w:val="a3"/>
        </w:rPr>
        <w:commentReference w:id="55"/>
      </w:r>
      <w:r>
        <w:t xml:space="preserve">, the research of granular materials under </w:t>
      </w:r>
      <w:r w:rsidR="00831728">
        <w:rPr>
          <w:rFonts w:hint="eastAsia"/>
        </w:rPr>
        <w:t>m</w:t>
      </w:r>
      <w:r>
        <w:t xml:space="preserve">icrogravity conditions has received attention, including the study of rheological properties. </w:t>
      </w:r>
    </w:p>
    <w:p w14:paraId="196E532A" w14:textId="0A8DC9E3" w:rsidR="008F4670" w:rsidRPr="00C83394" w:rsidRDefault="008F4670" w:rsidP="008F4670">
      <w:pPr>
        <w:jc w:val="left"/>
      </w:pPr>
      <w:r>
        <w:t xml:space="preserve">In this paper, several classic microgravity experiments </w:t>
      </w:r>
      <w:commentRangeStart w:id="56"/>
      <w:r w:rsidRPr="002736DE">
        <w:rPr>
          <w:b/>
          <w:bCs/>
          <w:sz w:val="28"/>
          <w:szCs w:val="32"/>
        </w:rPr>
        <w:t>are</w:t>
      </w:r>
      <w:r w:rsidRPr="002736DE">
        <w:rPr>
          <w:sz w:val="28"/>
          <w:szCs w:val="32"/>
        </w:rPr>
        <w:t xml:space="preserve"> </w:t>
      </w:r>
      <w:commentRangeEnd w:id="56"/>
      <w:r w:rsidR="008E08A6" w:rsidRPr="002736DE">
        <w:rPr>
          <w:rStyle w:val="a3"/>
          <w:sz w:val="28"/>
          <w:szCs w:val="28"/>
        </w:rPr>
        <w:commentReference w:id="56"/>
      </w:r>
      <w:r>
        <w:t xml:space="preserve">briefly described, focusing on the methods of these experiments and the different properties obtained from ground experiments. Afterwards, NASA's three-axis cyclic shear test was performed using two ground classic empirical formulas and the results were analyzed. On this basis, a rheological experiment was designed, which was carried out </w:t>
      </w:r>
      <w:commentRangeStart w:id="57"/>
      <w:r w:rsidRPr="00E3044F">
        <w:rPr>
          <w:b/>
          <w:bCs/>
          <w:sz w:val="28"/>
          <w:szCs w:val="32"/>
        </w:rPr>
        <w:t>in the ground</w:t>
      </w:r>
      <w:commentRangeEnd w:id="57"/>
      <w:r w:rsidR="008E08A6" w:rsidRPr="00E3044F">
        <w:rPr>
          <w:rStyle w:val="a3"/>
          <w:b/>
          <w:bCs/>
          <w:sz w:val="28"/>
          <w:szCs w:val="28"/>
        </w:rPr>
        <w:commentReference w:id="57"/>
      </w:r>
      <w:r>
        <w:t xml:space="preserve"> and national microgravity laboratories, and the experimental results were analyzed and compared with previous experiments.</w:t>
      </w:r>
    </w:p>
    <w:p w14:paraId="4CFDDFD2" w14:textId="326C3953" w:rsidR="00927C31" w:rsidRDefault="00C83394">
      <w:pPr>
        <w:widowControl/>
        <w:ind w:firstLine="0"/>
        <w:jc w:val="left"/>
      </w:pPr>
      <w:r>
        <w:br w:type="page"/>
      </w:r>
    </w:p>
    <w:p w14:paraId="377C30E3" w14:textId="75A48F70" w:rsidR="00C83394" w:rsidRDefault="00350498" w:rsidP="00350498">
      <w:pPr>
        <w:pStyle w:val="1"/>
      </w:pPr>
      <w:r>
        <w:rPr>
          <w:rFonts w:hint="eastAsia"/>
        </w:rPr>
        <w:lastRenderedPageBreak/>
        <w:t>论文6</w:t>
      </w:r>
    </w:p>
    <w:p w14:paraId="451FC149" w14:textId="3287A989" w:rsidR="00350498" w:rsidRDefault="00350498" w:rsidP="00350498">
      <w:pPr>
        <w:pStyle w:val="2"/>
      </w:pPr>
      <w:r w:rsidRPr="00350498">
        <w:rPr>
          <w:rFonts w:hint="eastAsia"/>
        </w:rPr>
        <w:t>循环荷载作用下土工合成材料加固路基超重</w:t>
      </w:r>
      <w:proofErr w:type="gramStart"/>
      <w:r w:rsidRPr="00350498">
        <w:rPr>
          <w:rFonts w:hint="eastAsia"/>
        </w:rPr>
        <w:t>力试验</w:t>
      </w:r>
      <w:proofErr w:type="gramEnd"/>
      <w:r w:rsidRPr="00350498">
        <w:rPr>
          <w:rFonts w:hint="eastAsia"/>
        </w:rPr>
        <w:t>研究</w:t>
      </w:r>
      <w:r>
        <w:rPr>
          <w:rFonts w:hint="eastAsia"/>
        </w:rPr>
        <w:t>（水利系）</w:t>
      </w:r>
    </w:p>
    <w:p w14:paraId="197FCB42" w14:textId="77777777" w:rsidR="00350498" w:rsidRPr="00350498" w:rsidRDefault="00350498" w:rsidP="00350498"/>
    <w:p w14:paraId="5294B3FA" w14:textId="56A55853" w:rsidR="00350498" w:rsidRDefault="00350498" w:rsidP="00350498">
      <w:pPr>
        <w:ind w:firstLine="0"/>
      </w:pPr>
      <w:r>
        <w:rPr>
          <w:noProof/>
        </w:rPr>
        <w:drawing>
          <wp:inline distT="0" distB="0" distL="0" distR="0" wp14:anchorId="44FC7143" wp14:editId="3C4B5EFB">
            <wp:extent cx="5274310" cy="31254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5470"/>
                    </a:xfrm>
                    <a:prstGeom prst="rect">
                      <a:avLst/>
                    </a:prstGeom>
                  </pic:spPr>
                </pic:pic>
              </a:graphicData>
            </a:graphic>
          </wp:inline>
        </w:drawing>
      </w:r>
    </w:p>
    <w:p w14:paraId="203A4E95" w14:textId="1D657502" w:rsidR="00350498" w:rsidRDefault="00350498" w:rsidP="00350498">
      <w:pPr>
        <w:ind w:firstLine="0"/>
      </w:pPr>
    </w:p>
    <w:p w14:paraId="5846853F" w14:textId="5F39B8CC" w:rsidR="00350498" w:rsidRDefault="00350498" w:rsidP="00350498">
      <w:pPr>
        <w:ind w:firstLine="0"/>
        <w:jc w:val="center"/>
      </w:pPr>
      <w:r w:rsidRPr="00C14750">
        <w:rPr>
          <w:sz w:val="28"/>
          <w:szCs w:val="32"/>
        </w:rPr>
        <w:t>ABSTRACT</w:t>
      </w:r>
    </w:p>
    <w:p w14:paraId="45C7E753" w14:textId="617E7C56" w:rsidR="00350498" w:rsidRPr="00350498" w:rsidRDefault="00350498" w:rsidP="00350498">
      <w:r w:rsidRPr="00350498">
        <w:t>The u</w:t>
      </w:r>
      <w:r>
        <w:rPr>
          <w:rFonts w:hint="eastAsia"/>
        </w:rPr>
        <w:t>n</w:t>
      </w:r>
      <w:r w:rsidRPr="00350498">
        <w:t xml:space="preserve">even deformation of roadbed will cause serious safety accidents, which is easily caused by the cyclic load of overload vehicles. Therefore, effective reinforcement is necessary to control the deformation of roadbed in a safe and stable range. Based on the geotechnical centrifuge, the supergravity model test of geotextile reinforced roadbed under a series of cyclic loads </w:t>
      </w:r>
      <w:commentRangeStart w:id="58"/>
      <w:r w:rsidRPr="00350498">
        <w:t xml:space="preserve">is </w:t>
      </w:r>
      <w:commentRangeEnd w:id="58"/>
      <w:r w:rsidR="00951EF0">
        <w:rPr>
          <w:rStyle w:val="a3"/>
        </w:rPr>
        <w:commentReference w:id="58"/>
      </w:r>
      <w:r w:rsidRPr="00350498">
        <w:t xml:space="preserve">carried out in this paper. The test results show that </w:t>
      </w:r>
      <w:r>
        <w:t>cyclic</w:t>
      </w:r>
      <w:r w:rsidRPr="00350498">
        <w:t xml:space="preserve"> load is more likely to cause obvious deformation of sand roadbed than monotonic load. The deformation of roadbed increases with </w:t>
      </w:r>
      <w:commentRangeStart w:id="59"/>
      <w:r w:rsidRPr="00350498">
        <w:t>the increasing</w:t>
      </w:r>
      <w:commentRangeEnd w:id="59"/>
      <w:r w:rsidR="00951EF0">
        <w:rPr>
          <w:rStyle w:val="a3"/>
        </w:rPr>
        <w:commentReference w:id="59"/>
      </w:r>
      <w:r w:rsidRPr="00350498">
        <w:t xml:space="preserve"> vibrations. The deformation could be divided into two stages, rapid </w:t>
      </w:r>
      <w:commentRangeStart w:id="60"/>
      <w:proofErr w:type="spellStart"/>
      <w:r w:rsidRPr="00E3044F">
        <w:rPr>
          <w:b/>
          <w:bCs/>
          <w:sz w:val="28"/>
          <w:szCs w:val="32"/>
        </w:rPr>
        <w:t>growthandslow</w:t>
      </w:r>
      <w:commentRangeEnd w:id="60"/>
      <w:proofErr w:type="spellEnd"/>
      <w:r w:rsidRPr="00E3044F">
        <w:rPr>
          <w:rStyle w:val="a3"/>
          <w:b/>
          <w:bCs/>
          <w:sz w:val="28"/>
          <w:szCs w:val="28"/>
        </w:rPr>
        <w:commentReference w:id="60"/>
      </w:r>
      <w:r w:rsidRPr="00E3044F">
        <w:rPr>
          <w:sz w:val="28"/>
          <w:szCs w:val="32"/>
        </w:rPr>
        <w:t xml:space="preserve"> </w:t>
      </w:r>
      <w:r w:rsidRPr="00350498">
        <w:t>growth. The larger deformation appears near the roadbed surface and loading ce</w:t>
      </w:r>
      <w:r>
        <w:rPr>
          <w:rFonts w:hint="eastAsia"/>
        </w:rPr>
        <w:t>n</w:t>
      </w:r>
      <w:r w:rsidRPr="00350498">
        <w:t xml:space="preserve">ter. </w:t>
      </w:r>
      <w:bookmarkStart w:id="61" w:name="_Hlk38320029"/>
      <w:r w:rsidRPr="00350498">
        <w:t xml:space="preserve">The roadbed under cyclic load can be divided into influence zone and non-influence zone </w:t>
      </w:r>
      <w:commentRangeStart w:id="62"/>
      <w:r w:rsidRPr="00E3044F">
        <w:rPr>
          <w:b/>
          <w:bCs/>
          <w:sz w:val="28"/>
          <w:szCs w:val="32"/>
        </w:rPr>
        <w:t>when</w:t>
      </w:r>
      <w:commentRangeEnd w:id="62"/>
      <w:r w:rsidRPr="00E3044F">
        <w:rPr>
          <w:rStyle w:val="a3"/>
          <w:b/>
          <w:bCs/>
          <w:sz w:val="28"/>
          <w:szCs w:val="28"/>
        </w:rPr>
        <w:commentReference w:id="62"/>
      </w:r>
      <w:r w:rsidRPr="00E3044F">
        <w:rPr>
          <w:sz w:val="28"/>
          <w:szCs w:val="32"/>
        </w:rPr>
        <w:t xml:space="preserve"> </w:t>
      </w:r>
      <w:r w:rsidRPr="00350498">
        <w:t>the influence surface is taken as the boundary.</w:t>
      </w:r>
      <w:bookmarkEnd w:id="61"/>
      <w:r w:rsidRPr="00350498">
        <w:t xml:space="preserve"> The geotextile can significantly reduce the vertical displacement settlement of roadbed and improve the resistance to deformation. The application of geotextile makes the deformation inside the roadbed more </w:t>
      </w:r>
      <w:commentRangeStart w:id="63"/>
      <w:proofErr w:type="spellStart"/>
      <w:r w:rsidRPr="00E3044F">
        <w:rPr>
          <w:b/>
          <w:bCs/>
          <w:sz w:val="28"/>
          <w:szCs w:val="32"/>
        </w:rPr>
        <w:t>uniformand</w:t>
      </w:r>
      <w:commentRangeEnd w:id="63"/>
      <w:proofErr w:type="spellEnd"/>
      <w:r w:rsidRPr="00E3044F">
        <w:rPr>
          <w:rStyle w:val="a3"/>
          <w:b/>
          <w:bCs/>
          <w:sz w:val="28"/>
          <w:szCs w:val="28"/>
        </w:rPr>
        <w:commentReference w:id="63"/>
      </w:r>
      <w:r w:rsidRPr="00E3044F">
        <w:rPr>
          <w:sz w:val="28"/>
          <w:szCs w:val="32"/>
        </w:rPr>
        <w:t xml:space="preserve"> </w:t>
      </w:r>
      <w:r w:rsidRPr="00350498">
        <w:t>avoids deformation concentration. Reducing the distance between geotextile can make the deformation distribution more uniform. Increasing the thickness of geotextile at the same elevation can improve the reinforcement effect.</w:t>
      </w:r>
    </w:p>
    <w:p w14:paraId="5BAE2373" w14:textId="77777777" w:rsidR="009A2BF2" w:rsidRDefault="00350498">
      <w:pPr>
        <w:widowControl/>
        <w:ind w:firstLine="0"/>
        <w:jc w:val="left"/>
      </w:pPr>
      <w:r>
        <w:br w:type="page"/>
      </w:r>
    </w:p>
    <w:p w14:paraId="15BAAFD2" w14:textId="018E95CE" w:rsidR="009A2BF2" w:rsidRDefault="009A2BF2" w:rsidP="009A2BF2">
      <w:pPr>
        <w:pStyle w:val="1"/>
      </w:pPr>
      <w:r>
        <w:rPr>
          <w:rFonts w:hint="eastAsia"/>
        </w:rPr>
        <w:lastRenderedPageBreak/>
        <w:t>论文7</w:t>
      </w:r>
    </w:p>
    <w:p w14:paraId="5615B482" w14:textId="1CB00FE9" w:rsidR="009A2BF2" w:rsidRDefault="009A2BF2" w:rsidP="009A2BF2">
      <w:pPr>
        <w:pStyle w:val="2"/>
      </w:pPr>
      <w:r w:rsidRPr="009A2BF2">
        <w:rPr>
          <w:rFonts w:hint="eastAsia"/>
        </w:rPr>
        <w:t>夏玉米生长变化对蒸散发的影响</w:t>
      </w:r>
      <w:r>
        <w:rPr>
          <w:rFonts w:hint="eastAsia"/>
        </w:rPr>
        <w:t>（水利系）</w:t>
      </w:r>
    </w:p>
    <w:p w14:paraId="295F1192" w14:textId="58A6D98B" w:rsidR="009A2BF2" w:rsidRDefault="009A2BF2" w:rsidP="009A2BF2">
      <w:pPr>
        <w:ind w:firstLine="0"/>
      </w:pPr>
      <w:r>
        <w:rPr>
          <w:noProof/>
        </w:rPr>
        <w:drawing>
          <wp:inline distT="0" distB="0" distL="0" distR="0" wp14:anchorId="46A7540C" wp14:editId="523865D1">
            <wp:extent cx="5274310" cy="2477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7135"/>
                    </a:xfrm>
                    <a:prstGeom prst="rect">
                      <a:avLst/>
                    </a:prstGeom>
                  </pic:spPr>
                </pic:pic>
              </a:graphicData>
            </a:graphic>
          </wp:inline>
        </w:drawing>
      </w:r>
    </w:p>
    <w:p w14:paraId="10F30DD5" w14:textId="77777777" w:rsidR="009A2BF2" w:rsidRDefault="009A2BF2" w:rsidP="009A2BF2">
      <w:pPr>
        <w:ind w:firstLine="0"/>
        <w:jc w:val="center"/>
        <w:rPr>
          <w:sz w:val="28"/>
          <w:szCs w:val="32"/>
        </w:rPr>
      </w:pPr>
    </w:p>
    <w:p w14:paraId="13F48270" w14:textId="1E3FCEF3" w:rsidR="009A2BF2" w:rsidRDefault="009A2BF2" w:rsidP="009A2BF2">
      <w:pPr>
        <w:ind w:firstLine="0"/>
        <w:jc w:val="center"/>
      </w:pPr>
      <w:r w:rsidRPr="00C14750">
        <w:rPr>
          <w:sz w:val="28"/>
          <w:szCs w:val="32"/>
        </w:rPr>
        <w:t>ABSTRACT</w:t>
      </w:r>
    </w:p>
    <w:p w14:paraId="1CD590BF" w14:textId="2B2B11FF" w:rsidR="009A2BF2" w:rsidRDefault="009A2BF2" w:rsidP="009A2BF2">
      <w:r w:rsidRPr="009A2BF2">
        <w:t xml:space="preserve">Evapotranspiration (ET) is the main pathway for water loss in an ecosystem. Accurate estimation of evapotranspiration and its components is of great significance for improving ecohydrological modelling and increasing crop water productivity. In this study, we explored the growth regulation of summer maize in the North China Plain based on the phenological camera and satellite remote sensing data. We also estimated evapotranspiration, crop transpiration (T) and soil evaporation (E) based on the eddy covariance </w:t>
      </w:r>
      <w:commentRangeStart w:id="64"/>
      <w:r w:rsidRPr="00E3044F">
        <w:rPr>
          <w:b/>
          <w:bCs/>
          <w:sz w:val="28"/>
          <w:szCs w:val="32"/>
        </w:rPr>
        <w:t>(EC)</w:t>
      </w:r>
      <w:commentRangeEnd w:id="64"/>
      <w:r w:rsidR="00C51FA0" w:rsidRPr="00E3044F">
        <w:rPr>
          <w:rStyle w:val="a3"/>
          <w:b/>
          <w:bCs/>
          <w:sz w:val="28"/>
          <w:szCs w:val="28"/>
        </w:rPr>
        <w:commentReference w:id="64"/>
      </w:r>
      <w:r w:rsidRPr="009A2BF2">
        <w:t xml:space="preserve">technique. Then the characteristics of their diurnal and seasonal variations were analyzed. </w:t>
      </w:r>
      <w:bookmarkStart w:id="65" w:name="_Hlk38320160"/>
      <w:r w:rsidRPr="009A2BF2">
        <w:t xml:space="preserve">In addition, </w:t>
      </w:r>
      <w:commentRangeStart w:id="66"/>
      <w:r w:rsidRPr="00E3044F">
        <w:rPr>
          <w:b/>
          <w:bCs/>
          <w:sz w:val="28"/>
          <w:szCs w:val="32"/>
        </w:rPr>
        <w:t>using the PT-JPL model</w:t>
      </w:r>
      <w:commentRangeEnd w:id="66"/>
      <w:r w:rsidR="00D8013F" w:rsidRPr="00E3044F">
        <w:rPr>
          <w:rStyle w:val="a3"/>
          <w:b/>
          <w:bCs/>
          <w:sz w:val="28"/>
          <w:szCs w:val="28"/>
        </w:rPr>
        <w:commentReference w:id="66"/>
      </w:r>
      <w:r w:rsidRPr="009A2BF2">
        <w:t>, the effect of leaf area index on evapotranspiration was explored</w:t>
      </w:r>
      <w:bookmarkEnd w:id="65"/>
      <w:r w:rsidRPr="009A2BF2">
        <w:t xml:space="preserve">, and the </w:t>
      </w:r>
      <w:commentRangeStart w:id="67"/>
      <w:r w:rsidRPr="00E3044F">
        <w:rPr>
          <w:b/>
          <w:bCs/>
          <w:sz w:val="28"/>
          <w:szCs w:val="32"/>
        </w:rPr>
        <w:t>contribution</w:t>
      </w:r>
      <w:commentRangeEnd w:id="67"/>
      <w:r w:rsidR="00C51FA0" w:rsidRPr="00E3044F">
        <w:rPr>
          <w:rStyle w:val="a3"/>
          <w:b/>
          <w:bCs/>
          <w:sz w:val="28"/>
          <w:szCs w:val="28"/>
        </w:rPr>
        <w:commentReference w:id="67"/>
      </w:r>
      <w:r w:rsidRPr="00E3044F">
        <w:rPr>
          <w:sz w:val="28"/>
          <w:szCs w:val="32"/>
        </w:rPr>
        <w:t xml:space="preserve"> </w:t>
      </w:r>
      <w:r w:rsidRPr="009A2BF2">
        <w:t xml:space="preserve">of vegetation, meteorological factors and soil water content to evapotranspiration </w:t>
      </w:r>
      <w:commentRangeStart w:id="68"/>
      <w:r w:rsidRPr="009A2BF2">
        <w:t>was</w:t>
      </w:r>
      <w:commentRangeEnd w:id="68"/>
      <w:r w:rsidR="00C51FA0">
        <w:rPr>
          <w:rStyle w:val="a3"/>
        </w:rPr>
        <w:commentReference w:id="68"/>
      </w:r>
      <w:r w:rsidRPr="009A2BF2">
        <w:t xml:space="preserve"> </w:t>
      </w:r>
      <w:proofErr w:type="gramStart"/>
      <w:r w:rsidRPr="009A2BF2">
        <w:t>evaluated</w:t>
      </w:r>
      <w:proofErr w:type="gramEnd"/>
      <w:r w:rsidRPr="009A2BF2">
        <w:t xml:space="preserve"> respectively. The results showed that the </w:t>
      </w:r>
      <w:commentRangeStart w:id="69"/>
      <w:proofErr w:type="spellStart"/>
      <w:r w:rsidRPr="00E3044F">
        <w:rPr>
          <w:b/>
          <w:bCs/>
          <w:sz w:val="28"/>
          <w:szCs w:val="32"/>
        </w:rPr>
        <w:t>seasonalcumulative</w:t>
      </w:r>
      <w:commentRangeEnd w:id="69"/>
      <w:proofErr w:type="spellEnd"/>
      <w:r w:rsidR="00C51FA0" w:rsidRPr="00E3044F">
        <w:rPr>
          <w:rStyle w:val="a3"/>
          <w:b/>
          <w:bCs/>
          <w:sz w:val="28"/>
          <w:szCs w:val="28"/>
        </w:rPr>
        <w:commentReference w:id="69"/>
      </w:r>
      <w:r w:rsidRPr="00E3044F">
        <w:rPr>
          <w:sz w:val="28"/>
          <w:szCs w:val="32"/>
        </w:rPr>
        <w:t xml:space="preserve"> </w:t>
      </w:r>
      <w:r w:rsidRPr="009A2BF2">
        <w:t xml:space="preserve">ET was 276mm, where </w:t>
      </w:r>
      <w:proofErr w:type="spellStart"/>
      <w:r w:rsidRPr="009A2BF2">
        <w:t>E</w:t>
      </w:r>
      <w:proofErr w:type="spellEnd"/>
      <w:r w:rsidRPr="009A2BF2">
        <w:t xml:space="preserve"> was 87 mm and T was 189 mm. The most contributing factor to T during the boom period was LAI, and </w:t>
      </w:r>
      <w:bookmarkStart w:id="70" w:name="_Hlk38320213"/>
      <w:r w:rsidRPr="009A2BF2">
        <w:t xml:space="preserve">the greatest contribution to E, T and ET in other growth </w:t>
      </w:r>
      <w:commentRangeStart w:id="71"/>
      <w:proofErr w:type="spellStart"/>
      <w:r w:rsidRPr="00E3044F">
        <w:rPr>
          <w:b/>
          <w:bCs/>
          <w:sz w:val="28"/>
          <w:szCs w:val="32"/>
        </w:rPr>
        <w:t>petiods</w:t>
      </w:r>
      <w:proofErr w:type="spellEnd"/>
      <w:r w:rsidRPr="00E3044F">
        <w:rPr>
          <w:sz w:val="28"/>
          <w:szCs w:val="32"/>
        </w:rPr>
        <w:t xml:space="preserve"> </w:t>
      </w:r>
      <w:commentRangeEnd w:id="71"/>
      <w:r w:rsidR="00C51FA0" w:rsidRPr="00E3044F">
        <w:rPr>
          <w:rStyle w:val="a3"/>
          <w:sz w:val="28"/>
          <w:szCs w:val="28"/>
        </w:rPr>
        <w:commentReference w:id="71"/>
      </w:r>
      <w:r w:rsidRPr="009A2BF2">
        <w:t>came from net radiation.</w:t>
      </w:r>
      <w:bookmarkEnd w:id="70"/>
    </w:p>
    <w:p w14:paraId="2E5E37A2" w14:textId="6F890D14" w:rsidR="00C51FA0" w:rsidRDefault="00C51FA0">
      <w:pPr>
        <w:widowControl/>
        <w:ind w:firstLine="0"/>
        <w:jc w:val="left"/>
      </w:pPr>
      <w:r>
        <w:br w:type="page"/>
      </w:r>
    </w:p>
    <w:p w14:paraId="77C7A030" w14:textId="5051BE9C" w:rsidR="00C51FA0" w:rsidRDefault="00C51FA0" w:rsidP="00C51FA0">
      <w:pPr>
        <w:pStyle w:val="1"/>
      </w:pPr>
      <w:r>
        <w:rPr>
          <w:rFonts w:hint="eastAsia"/>
        </w:rPr>
        <w:lastRenderedPageBreak/>
        <w:t>论文8</w:t>
      </w:r>
    </w:p>
    <w:p w14:paraId="6B0A4AD9" w14:textId="2AEBD1CA" w:rsidR="00C51FA0" w:rsidRDefault="00C51FA0" w:rsidP="00C51FA0">
      <w:pPr>
        <w:pStyle w:val="2"/>
      </w:pPr>
      <w:r w:rsidRPr="00C51FA0">
        <w:rPr>
          <w:rFonts w:hint="eastAsia"/>
        </w:rPr>
        <w:t>苏禄海海啸风险的数值模拟研究</w:t>
      </w:r>
      <w:r>
        <w:rPr>
          <w:rFonts w:hint="eastAsia"/>
        </w:rPr>
        <w:t>（水利系）</w:t>
      </w:r>
    </w:p>
    <w:p w14:paraId="33DC05A1" w14:textId="1AD0C3C3" w:rsidR="00C51FA0" w:rsidRDefault="00C51FA0" w:rsidP="00C51FA0"/>
    <w:p w14:paraId="55F2D440" w14:textId="5074425F" w:rsidR="00C51FA0" w:rsidRDefault="00C51FA0" w:rsidP="00C51FA0">
      <w:pPr>
        <w:ind w:firstLine="0"/>
      </w:pPr>
      <w:r>
        <w:rPr>
          <w:noProof/>
        </w:rPr>
        <w:drawing>
          <wp:inline distT="0" distB="0" distL="0" distR="0" wp14:anchorId="789A978A" wp14:editId="6AB8D946">
            <wp:extent cx="5274310" cy="3578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78860"/>
                    </a:xfrm>
                    <a:prstGeom prst="rect">
                      <a:avLst/>
                    </a:prstGeom>
                  </pic:spPr>
                </pic:pic>
              </a:graphicData>
            </a:graphic>
          </wp:inline>
        </w:drawing>
      </w:r>
    </w:p>
    <w:p w14:paraId="17231E97" w14:textId="0E9E9DDB" w:rsidR="00C51FA0" w:rsidRDefault="00C51FA0" w:rsidP="00C51FA0">
      <w:pPr>
        <w:ind w:firstLine="0"/>
      </w:pPr>
    </w:p>
    <w:p w14:paraId="761A833E" w14:textId="49A626D6" w:rsidR="00C51FA0" w:rsidRDefault="00C51FA0" w:rsidP="00C51FA0">
      <w:pPr>
        <w:ind w:firstLine="0"/>
        <w:jc w:val="center"/>
      </w:pPr>
      <w:commentRangeStart w:id="72"/>
      <w:r w:rsidRPr="00C14750">
        <w:rPr>
          <w:sz w:val="28"/>
          <w:szCs w:val="32"/>
        </w:rPr>
        <w:t>ABSTRACT</w:t>
      </w:r>
      <w:commentRangeEnd w:id="72"/>
      <w:r w:rsidR="00AA0200">
        <w:rPr>
          <w:rStyle w:val="a3"/>
        </w:rPr>
        <w:commentReference w:id="72"/>
      </w:r>
    </w:p>
    <w:p w14:paraId="144E4178" w14:textId="77777777" w:rsidR="00C51FA0" w:rsidRDefault="00C51FA0" w:rsidP="00C51FA0">
      <w:bookmarkStart w:id="73" w:name="_Hlk38320257"/>
      <w:commentRangeStart w:id="74"/>
      <w:r w:rsidRPr="00E3044F">
        <w:rPr>
          <w:b/>
          <w:bCs/>
          <w:sz w:val="28"/>
          <w:szCs w:val="32"/>
        </w:rPr>
        <w:t>Sulu Sea</w:t>
      </w:r>
      <w:commentRangeEnd w:id="74"/>
      <w:r w:rsidR="00AA0200" w:rsidRPr="00E3044F">
        <w:rPr>
          <w:rStyle w:val="a3"/>
          <w:b/>
          <w:bCs/>
          <w:sz w:val="28"/>
          <w:szCs w:val="28"/>
        </w:rPr>
        <w:commentReference w:id="74"/>
      </w:r>
      <w:r>
        <w:t xml:space="preserve"> is located on the Pacific Rim seismic belt.</w:t>
      </w:r>
      <w:bookmarkEnd w:id="73"/>
      <w:r>
        <w:t xml:space="preserve"> Earthquakes and seismic tsunamis are common natural disasters in this region. </w:t>
      </w:r>
      <w:commentRangeStart w:id="75"/>
      <w:r w:rsidRPr="00E3044F">
        <w:rPr>
          <w:b/>
          <w:bCs/>
          <w:sz w:val="28"/>
          <w:szCs w:val="32"/>
        </w:rPr>
        <w:t>Sulu Trench and Negros Trench</w:t>
      </w:r>
      <w:commentRangeEnd w:id="75"/>
      <w:r w:rsidR="00AA0200" w:rsidRPr="00E3044F">
        <w:rPr>
          <w:rStyle w:val="a3"/>
          <w:b/>
          <w:bCs/>
          <w:sz w:val="28"/>
          <w:szCs w:val="28"/>
        </w:rPr>
        <w:commentReference w:id="75"/>
      </w:r>
      <w:r>
        <w:t xml:space="preserve"> are considered as potential sources of </w:t>
      </w:r>
      <w:commentRangeStart w:id="76"/>
      <w:r w:rsidRPr="00E3044F">
        <w:rPr>
          <w:b/>
          <w:bCs/>
          <w:sz w:val="28"/>
          <w:szCs w:val="32"/>
        </w:rPr>
        <w:t>seismic tsunami</w:t>
      </w:r>
      <w:commentRangeEnd w:id="76"/>
      <w:r w:rsidR="00AA0200" w:rsidRPr="00E3044F">
        <w:rPr>
          <w:rStyle w:val="a3"/>
          <w:b/>
          <w:bCs/>
          <w:sz w:val="28"/>
          <w:szCs w:val="28"/>
        </w:rPr>
        <w:commentReference w:id="76"/>
      </w:r>
      <w:r>
        <w:t xml:space="preserve">. </w:t>
      </w:r>
      <w:commentRangeStart w:id="77"/>
      <w:r>
        <w:t>The</w:t>
      </w:r>
      <w:commentRangeEnd w:id="77"/>
      <w:r w:rsidR="00AA0200">
        <w:rPr>
          <w:rStyle w:val="a3"/>
        </w:rPr>
        <w:commentReference w:id="77"/>
      </w:r>
      <w:r>
        <w:t xml:space="preserve"> proposed sea-crossing bridges connecting Panay Island, </w:t>
      </w:r>
      <w:proofErr w:type="spellStart"/>
      <w:r>
        <w:t>Guimaras</w:t>
      </w:r>
      <w:proofErr w:type="spellEnd"/>
      <w:r>
        <w:t xml:space="preserve"> Island and Negros Island are likely to be threatened by tsunamis from these trenches. Therefore, a study on tsunami risk in this region is of great significance for the design and construction of the sea-crossing bridges. </w:t>
      </w:r>
    </w:p>
    <w:p w14:paraId="3BE5D88D" w14:textId="1932542A" w:rsidR="00C51FA0" w:rsidRPr="00C51FA0" w:rsidRDefault="00C51FA0" w:rsidP="00C51FA0">
      <w:r>
        <w:t xml:space="preserve">A numerical model of tsunami generation and propagation is established by combining the 3D hydrodynamic model FVCOM and Okada's model on surface deformation due to shear and tensile faults. A set of potential tsunami scenarios in </w:t>
      </w:r>
      <w:commentRangeStart w:id="78"/>
      <w:r>
        <w:t>Sulu Sea</w:t>
      </w:r>
      <w:commentRangeEnd w:id="78"/>
      <w:r w:rsidR="00AA0200">
        <w:rPr>
          <w:rStyle w:val="a3"/>
        </w:rPr>
        <w:commentReference w:id="78"/>
      </w:r>
      <w:r>
        <w:t xml:space="preserve"> is constructed based on the statistical analysis of the regional historical seismic data from the Global Centroid Moment Tensor Project and previous studies on the focal parameters of the subduction zone around the Philippines. Focusing on the Strait where the sea-crossing bridge is located, all scenarios are simulated. The characteristic parameters such as the arrival time of </w:t>
      </w:r>
      <w:commentRangeStart w:id="79"/>
      <w:r w:rsidRPr="00E3044F">
        <w:rPr>
          <w:b/>
          <w:bCs/>
          <w:sz w:val="28"/>
          <w:szCs w:val="32"/>
        </w:rPr>
        <w:t>tsunami wave</w:t>
      </w:r>
      <w:commentRangeEnd w:id="79"/>
      <w:r w:rsidR="00AA0200" w:rsidRPr="00E3044F">
        <w:rPr>
          <w:rStyle w:val="a3"/>
          <w:b/>
          <w:bCs/>
          <w:sz w:val="28"/>
          <w:szCs w:val="28"/>
        </w:rPr>
        <w:commentReference w:id="79"/>
      </w:r>
      <w:r>
        <w:t xml:space="preserve">, the wave height and peak value of the first large wave are analyzed, and the tsunami risk in the target area is evaluated. It is found that the extreme </w:t>
      </w:r>
      <w:r>
        <w:lastRenderedPageBreak/>
        <w:t xml:space="preserve">tsunami generated from the Negros Trench </w:t>
      </w:r>
      <w:commentRangeStart w:id="80"/>
      <w:r w:rsidRPr="00E3044F">
        <w:rPr>
          <w:b/>
          <w:bCs/>
          <w:sz w:val="28"/>
          <w:szCs w:val="32"/>
        </w:rPr>
        <w:t>pose</w:t>
      </w:r>
      <w:commentRangeEnd w:id="80"/>
      <w:r w:rsidR="00AA0200" w:rsidRPr="00E3044F">
        <w:rPr>
          <w:rStyle w:val="a3"/>
          <w:b/>
          <w:bCs/>
          <w:sz w:val="28"/>
          <w:szCs w:val="28"/>
        </w:rPr>
        <w:commentReference w:id="80"/>
      </w:r>
      <w:r w:rsidRPr="00E3044F">
        <w:rPr>
          <w:sz w:val="28"/>
          <w:szCs w:val="32"/>
        </w:rPr>
        <w:t xml:space="preserve"> </w:t>
      </w:r>
      <w:r>
        <w:t xml:space="preserve">a greater threat to the area of concern, which can cause </w:t>
      </w:r>
      <w:commentRangeStart w:id="81"/>
      <w:r w:rsidRPr="00E3044F">
        <w:rPr>
          <w:b/>
          <w:bCs/>
          <w:sz w:val="28"/>
          <w:szCs w:val="32"/>
        </w:rPr>
        <w:t>3m tsunami</w:t>
      </w:r>
      <w:commentRangeEnd w:id="81"/>
      <w:r w:rsidR="00AA0200" w:rsidRPr="00E3044F">
        <w:rPr>
          <w:rStyle w:val="a3"/>
          <w:b/>
          <w:bCs/>
          <w:sz w:val="28"/>
          <w:szCs w:val="28"/>
        </w:rPr>
        <w:commentReference w:id="81"/>
      </w:r>
      <w:r>
        <w:t xml:space="preserve"> in the west mouth of </w:t>
      </w:r>
      <w:proofErr w:type="spellStart"/>
      <w:r>
        <w:t>Hoilo</w:t>
      </w:r>
      <w:proofErr w:type="spellEnd"/>
      <w:r>
        <w:t xml:space="preserve"> Strait, and the risk from the Sulu Trench is much lower. In addition, the Iloilo Strait in the north faces a higher tsunami risk than the </w:t>
      </w:r>
      <w:commentRangeStart w:id="82"/>
      <w:proofErr w:type="spellStart"/>
      <w:r w:rsidRPr="00E3044F">
        <w:rPr>
          <w:b/>
          <w:bCs/>
          <w:sz w:val="28"/>
          <w:szCs w:val="32"/>
        </w:rPr>
        <w:t>Gimaras</w:t>
      </w:r>
      <w:commentRangeEnd w:id="82"/>
      <w:proofErr w:type="spellEnd"/>
      <w:r w:rsidR="00AA0200" w:rsidRPr="00E3044F">
        <w:rPr>
          <w:rStyle w:val="a3"/>
          <w:b/>
          <w:bCs/>
          <w:sz w:val="28"/>
          <w:szCs w:val="28"/>
        </w:rPr>
        <w:commentReference w:id="82"/>
      </w:r>
      <w:r w:rsidRPr="00E3044F">
        <w:rPr>
          <w:sz w:val="28"/>
          <w:szCs w:val="32"/>
        </w:rPr>
        <w:t xml:space="preserve"> </w:t>
      </w:r>
      <w:r>
        <w:t>Strait in the south.</w:t>
      </w:r>
    </w:p>
    <w:p w14:paraId="781E0567" w14:textId="33F9EC4C" w:rsidR="00C83394" w:rsidRDefault="009A2BF2">
      <w:pPr>
        <w:widowControl/>
        <w:ind w:firstLine="0"/>
        <w:jc w:val="left"/>
      </w:pPr>
      <w:r>
        <w:br w:type="page"/>
      </w:r>
    </w:p>
    <w:p w14:paraId="144B68E1" w14:textId="4399A412" w:rsidR="00F81C20" w:rsidRDefault="003F78F9" w:rsidP="003F78F9">
      <w:pPr>
        <w:pStyle w:val="1"/>
      </w:pPr>
      <w:r>
        <w:rPr>
          <w:rFonts w:hint="eastAsia"/>
        </w:rPr>
        <w:lastRenderedPageBreak/>
        <w:t>论文9</w:t>
      </w:r>
    </w:p>
    <w:p w14:paraId="78382ACA" w14:textId="1D9644AE" w:rsidR="003F78F9" w:rsidRDefault="003F78F9" w:rsidP="003F78F9">
      <w:pPr>
        <w:pStyle w:val="2"/>
      </w:pPr>
      <w:r w:rsidRPr="003F78F9">
        <w:rPr>
          <w:rFonts w:hint="eastAsia"/>
        </w:rPr>
        <w:t>典型堰塞湖冲刷泄洪模拟与分析</w:t>
      </w:r>
      <w:r>
        <w:rPr>
          <w:rFonts w:hint="eastAsia"/>
        </w:rPr>
        <w:t>（水利系）</w:t>
      </w:r>
    </w:p>
    <w:p w14:paraId="28D57E23" w14:textId="2154BDAA" w:rsidR="003F78F9" w:rsidRDefault="003F78F9" w:rsidP="003F78F9"/>
    <w:p w14:paraId="4AFCD808" w14:textId="4D3A9C71" w:rsidR="003F78F9" w:rsidRDefault="003F78F9" w:rsidP="003F78F9">
      <w:pPr>
        <w:ind w:firstLine="0"/>
      </w:pPr>
      <w:r>
        <w:rPr>
          <w:noProof/>
        </w:rPr>
        <w:drawing>
          <wp:inline distT="0" distB="0" distL="0" distR="0" wp14:anchorId="622275BE" wp14:editId="12D695B9">
            <wp:extent cx="5274310" cy="31673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67380"/>
                    </a:xfrm>
                    <a:prstGeom prst="rect">
                      <a:avLst/>
                    </a:prstGeom>
                  </pic:spPr>
                </pic:pic>
              </a:graphicData>
            </a:graphic>
          </wp:inline>
        </w:drawing>
      </w:r>
    </w:p>
    <w:p w14:paraId="5C908AC4" w14:textId="549A3940" w:rsidR="003F78F9" w:rsidRDefault="003F78F9" w:rsidP="003F78F9">
      <w:pPr>
        <w:ind w:firstLine="0"/>
      </w:pPr>
    </w:p>
    <w:p w14:paraId="3B93268A" w14:textId="0196ADBE" w:rsidR="003F78F9" w:rsidRDefault="003F78F9" w:rsidP="003F78F9">
      <w:pPr>
        <w:ind w:firstLine="0"/>
        <w:jc w:val="center"/>
      </w:pPr>
      <w:r w:rsidRPr="00C14750">
        <w:rPr>
          <w:sz w:val="28"/>
          <w:szCs w:val="32"/>
        </w:rPr>
        <w:t>ABSTRACT</w:t>
      </w:r>
    </w:p>
    <w:p w14:paraId="1EB2F0BC" w14:textId="76FD2FDA" w:rsidR="003F78F9" w:rsidRDefault="003F78F9" w:rsidP="003F78F9">
      <w:r>
        <w:t>The barrier lake is usually formed by collapse and landslides in mountain rivers. Because of the loose material of the lands</w:t>
      </w:r>
      <w:r>
        <w:rPr>
          <w:rFonts w:hint="eastAsia"/>
        </w:rPr>
        <w:t>li</w:t>
      </w:r>
      <w:r>
        <w:t xml:space="preserve">de surface, when the water level in the lake keeps rising and eventually overtopping overflow occurs, the surface of the landslide body will be eroded and cut down rapidly, resulting in the formation of huge floods downstream and threatening the safety of residents and facilities. Therefore, the prediction and simulation of flood process </w:t>
      </w:r>
      <w:commentRangeStart w:id="83"/>
      <w:r w:rsidRPr="00E3044F">
        <w:rPr>
          <w:b/>
          <w:bCs/>
          <w:sz w:val="28"/>
          <w:szCs w:val="32"/>
        </w:rPr>
        <w:t>is</w:t>
      </w:r>
      <w:r w:rsidRPr="00E3044F">
        <w:rPr>
          <w:sz w:val="28"/>
          <w:szCs w:val="32"/>
        </w:rPr>
        <w:t xml:space="preserve"> </w:t>
      </w:r>
      <w:commentRangeEnd w:id="83"/>
      <w:r w:rsidRPr="00E3044F">
        <w:rPr>
          <w:rStyle w:val="a3"/>
          <w:sz w:val="28"/>
          <w:szCs w:val="28"/>
        </w:rPr>
        <w:commentReference w:id="83"/>
      </w:r>
      <w:r>
        <w:t xml:space="preserve">of great significance for </w:t>
      </w:r>
      <w:commentRangeStart w:id="84"/>
      <w:r>
        <w:t>emergency</w:t>
      </w:r>
      <w:commentRangeEnd w:id="84"/>
      <w:r>
        <w:rPr>
          <w:rStyle w:val="a3"/>
        </w:rPr>
        <w:commentReference w:id="84"/>
      </w:r>
      <w:r>
        <w:t xml:space="preserve">. This article uses a one-dimensional dam-break </w:t>
      </w:r>
      <w:proofErr w:type="gramStart"/>
      <w:r>
        <w:t>model, and</w:t>
      </w:r>
      <w:proofErr w:type="gramEnd"/>
      <w:r>
        <w:t xml:space="preserve"> verifies the applicability of the model by simulating two typical cases of </w:t>
      </w:r>
      <w:proofErr w:type="spellStart"/>
      <w:r>
        <w:t>Yigong</w:t>
      </w:r>
      <w:proofErr w:type="spellEnd"/>
      <w:r>
        <w:t xml:space="preserve"> and </w:t>
      </w:r>
      <w:proofErr w:type="spellStart"/>
      <w:r>
        <w:t>Tangjiashan</w:t>
      </w:r>
      <w:proofErr w:type="spellEnd"/>
      <w:r>
        <w:t xml:space="preserve"> barrier lakes. </w:t>
      </w:r>
    </w:p>
    <w:p w14:paraId="108BECC4" w14:textId="106275BE" w:rsidR="003F78F9" w:rsidRDefault="003F78F9" w:rsidP="003F78F9">
      <w:r>
        <w:t xml:space="preserve">In the analysis of the discharge process of the barrier lake, two kinds of dam-break modes are found: mode I, "rising fast, declining slowly", showing a left-sided peak shape; mode II, "rising slowly, declining fast", showing a symmetrical peak shape. This article speculates that grain size distribution of the dam may play a decisive role in the peak shape of </w:t>
      </w:r>
      <w:commentRangeStart w:id="85"/>
      <w:r w:rsidRPr="00E3044F">
        <w:rPr>
          <w:b/>
          <w:bCs/>
          <w:sz w:val="28"/>
          <w:szCs w:val="32"/>
        </w:rPr>
        <w:t>flow process line</w:t>
      </w:r>
      <w:commentRangeEnd w:id="85"/>
      <w:r w:rsidRPr="00E3044F">
        <w:rPr>
          <w:rStyle w:val="a3"/>
          <w:b/>
          <w:bCs/>
          <w:sz w:val="28"/>
          <w:szCs w:val="28"/>
        </w:rPr>
        <w:commentReference w:id="85"/>
      </w:r>
      <w:r>
        <w:t xml:space="preserve">. Therefore, the one-dimensional model is used to simulate the flow process for different GSD groups. The following conclusions are </w:t>
      </w:r>
      <w:proofErr w:type="gramStart"/>
      <w:r>
        <w:t>drawn:</w:t>
      </w:r>
      <w:proofErr w:type="gramEnd"/>
      <w:r>
        <w:t xml:space="preserve"> when the gravel of the dam is rough, the flow process line presents a left-sided peak shape; when the gravel of the dam is fine, it presents a symmetrical peak shape. The sensitivity analysis of grain size distribution in this article is helpful to improve the accuracy of emergency prediction of </w:t>
      </w:r>
      <w:commentRangeStart w:id="86"/>
      <w:r w:rsidRPr="005C0C04">
        <w:rPr>
          <w:b/>
          <w:bCs/>
          <w:sz w:val="28"/>
          <w:szCs w:val="32"/>
        </w:rPr>
        <w:t>dam-break flood</w:t>
      </w:r>
      <w:commentRangeEnd w:id="86"/>
      <w:r w:rsidRPr="005C0C04">
        <w:rPr>
          <w:rStyle w:val="a3"/>
          <w:b/>
          <w:bCs/>
          <w:sz w:val="28"/>
          <w:szCs w:val="28"/>
        </w:rPr>
        <w:commentReference w:id="86"/>
      </w:r>
      <w:r>
        <w:t>.</w:t>
      </w:r>
    </w:p>
    <w:p w14:paraId="19BD5DA8" w14:textId="025370C0" w:rsidR="00B518BA" w:rsidRDefault="00B518BA">
      <w:pPr>
        <w:widowControl/>
        <w:ind w:firstLine="0"/>
        <w:jc w:val="left"/>
      </w:pPr>
      <w:r>
        <w:br w:type="page"/>
      </w:r>
    </w:p>
    <w:p w14:paraId="561917FE" w14:textId="3308A6E0" w:rsidR="003F78F9" w:rsidRDefault="00B518BA" w:rsidP="00BD1E74">
      <w:pPr>
        <w:pStyle w:val="1"/>
        <w:ind w:firstLine="0"/>
      </w:pPr>
      <w:r>
        <w:rPr>
          <w:rFonts w:hint="eastAsia"/>
        </w:rPr>
        <w:lastRenderedPageBreak/>
        <w:t>论文10</w:t>
      </w:r>
    </w:p>
    <w:p w14:paraId="6DF6C0C8" w14:textId="7FC883D3" w:rsidR="00B518BA" w:rsidRDefault="00B518BA" w:rsidP="00BD1E74">
      <w:pPr>
        <w:pStyle w:val="2"/>
        <w:ind w:firstLine="0"/>
      </w:pPr>
      <w:r w:rsidRPr="00B518BA">
        <w:rPr>
          <w:rFonts w:hint="eastAsia"/>
        </w:rPr>
        <w:t>极端冷环境下人体热舒适特征及改善措施研究</w:t>
      </w:r>
      <w:r>
        <w:rPr>
          <w:rFonts w:hint="eastAsia"/>
        </w:rPr>
        <w:t>（建筑学院）</w:t>
      </w:r>
    </w:p>
    <w:p w14:paraId="4A763ACD" w14:textId="34BA9BC5" w:rsidR="00B518BA" w:rsidRDefault="00B518BA" w:rsidP="00B518BA"/>
    <w:p w14:paraId="75F6B179" w14:textId="75C4A175" w:rsidR="00B518BA" w:rsidRDefault="00B518BA" w:rsidP="00BD1E74">
      <w:pPr>
        <w:ind w:firstLine="0"/>
        <w:jc w:val="center"/>
      </w:pPr>
      <w:r>
        <w:rPr>
          <w:noProof/>
        </w:rPr>
        <w:drawing>
          <wp:inline distT="0" distB="0" distL="0" distR="0" wp14:anchorId="2536D032" wp14:editId="4FCFE658">
            <wp:extent cx="5274310" cy="50774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77460"/>
                    </a:xfrm>
                    <a:prstGeom prst="rect">
                      <a:avLst/>
                    </a:prstGeom>
                  </pic:spPr>
                </pic:pic>
              </a:graphicData>
            </a:graphic>
          </wp:inline>
        </w:drawing>
      </w:r>
    </w:p>
    <w:p w14:paraId="13730E2D" w14:textId="056BF1F2" w:rsidR="00B518BA" w:rsidRDefault="00B518BA">
      <w:pPr>
        <w:widowControl/>
        <w:ind w:firstLine="0"/>
        <w:jc w:val="left"/>
      </w:pPr>
      <w:r>
        <w:br w:type="page"/>
      </w:r>
    </w:p>
    <w:p w14:paraId="192D7F99" w14:textId="750BD42F" w:rsidR="00B518BA" w:rsidRDefault="00B518BA" w:rsidP="00B518BA">
      <w:pPr>
        <w:ind w:firstLine="0"/>
        <w:jc w:val="center"/>
      </w:pPr>
      <w:r w:rsidRPr="00C14750">
        <w:rPr>
          <w:sz w:val="28"/>
          <w:szCs w:val="32"/>
        </w:rPr>
        <w:lastRenderedPageBreak/>
        <w:t>ABSTRACT</w:t>
      </w:r>
    </w:p>
    <w:p w14:paraId="35D7BA11" w14:textId="37AF7579" w:rsidR="00B518BA" w:rsidRDefault="00B518BA" w:rsidP="00B518BA">
      <w:r>
        <w:t xml:space="preserve">The snow events of the 2022 Winter Olympic Games will be held in </w:t>
      </w:r>
      <w:proofErr w:type="spellStart"/>
      <w:r>
        <w:t>Chongli</w:t>
      </w:r>
      <w:proofErr w:type="spellEnd"/>
      <w:r>
        <w:t xml:space="preserve">, Hebei Province, China. According to the Meteorological records, the outdoor temperature in </w:t>
      </w:r>
      <w:proofErr w:type="spellStart"/>
      <w:r>
        <w:t>Chongli</w:t>
      </w:r>
      <w:proofErr w:type="spellEnd"/>
      <w:r>
        <w:t xml:space="preserve"> is expected to be the lowest, comparing to the hosts of recently past Winter Olympics. </w:t>
      </w:r>
      <w:bookmarkStart w:id="87" w:name="_Hlk38320347"/>
      <w:r>
        <w:t xml:space="preserve">In such a </w:t>
      </w:r>
      <w:commentRangeStart w:id="88"/>
      <w:r w:rsidRPr="005C0C04">
        <w:rPr>
          <w:b/>
          <w:bCs/>
          <w:sz w:val="28"/>
          <w:szCs w:val="32"/>
        </w:rPr>
        <w:t>low temperature</w:t>
      </w:r>
      <w:commentRangeEnd w:id="88"/>
      <w:r w:rsidR="00D8013F" w:rsidRPr="005C0C04">
        <w:rPr>
          <w:rStyle w:val="a3"/>
          <w:b/>
          <w:bCs/>
          <w:sz w:val="28"/>
          <w:szCs w:val="28"/>
        </w:rPr>
        <w:commentReference w:id="88"/>
      </w:r>
      <w:r>
        <w:t xml:space="preserve"> open-air environment</w:t>
      </w:r>
      <w:bookmarkEnd w:id="87"/>
      <w:r>
        <w:t xml:space="preserve">, the audience </w:t>
      </w:r>
      <w:commentRangeStart w:id="89"/>
      <w:r w:rsidRPr="005C0C04">
        <w:rPr>
          <w:b/>
          <w:bCs/>
          <w:sz w:val="28"/>
          <w:szCs w:val="32"/>
        </w:rPr>
        <w:t>is</w:t>
      </w:r>
      <w:commentRangeEnd w:id="89"/>
      <w:r w:rsidRPr="005C0C04">
        <w:rPr>
          <w:rStyle w:val="a3"/>
          <w:b/>
          <w:bCs/>
          <w:sz w:val="28"/>
          <w:szCs w:val="28"/>
        </w:rPr>
        <w:commentReference w:id="89"/>
      </w:r>
      <w:r w:rsidRPr="005C0C04">
        <w:rPr>
          <w:sz w:val="28"/>
          <w:szCs w:val="32"/>
        </w:rPr>
        <w:t xml:space="preserve"> </w:t>
      </w:r>
      <w:r>
        <w:t xml:space="preserve">in a low metabolic rate slate, thus the experience of watching games is easily affected by the cold. Therefore, how to ensure </w:t>
      </w:r>
      <w:commentRangeStart w:id="90"/>
      <w:r>
        <w:t>the thermal comfort</w:t>
      </w:r>
      <w:commentRangeEnd w:id="90"/>
      <w:r w:rsidR="006929A1">
        <w:rPr>
          <w:rStyle w:val="a3"/>
        </w:rPr>
        <w:commentReference w:id="90"/>
      </w:r>
      <w:r>
        <w:t xml:space="preserve"> for the audience should be considered. </w:t>
      </w:r>
    </w:p>
    <w:p w14:paraId="223591DF" w14:textId="314F969E" w:rsidR="00B518BA" w:rsidRPr="00B518BA" w:rsidRDefault="00B518BA" w:rsidP="00B518BA">
      <w:r>
        <w:t xml:space="preserve">In this study, several feasible localized heating measures were put forward: heating cushion, heating foot cushion, heating gloves and combination of the above three, to evaluate their improvement effect on thermal comfort in </w:t>
      </w:r>
      <w:commentRangeStart w:id="91"/>
      <w:r>
        <w:t>low temperature environment</w:t>
      </w:r>
      <w:commentRangeEnd w:id="91"/>
      <w:r w:rsidR="006929A1">
        <w:rPr>
          <w:rStyle w:val="a3"/>
        </w:rPr>
        <w:commentReference w:id="91"/>
      </w:r>
      <w:r>
        <w:t xml:space="preserve">. The temperature settings of the cryogenic cabin included -10.6°C and -5°C, while the relative humidity was 65±5% and the mean air velocity was 0.9 m/s. Eight male subjects participated in this experiment, and their subjective evaluations and physiological parameters when using different local body heating measures were recorded. The energy consumption of each heating measure was recorded as well. </w:t>
      </w:r>
      <w:r w:rsidR="006929A1">
        <w:t>W</w:t>
      </w:r>
      <w:r>
        <w:t>hen the ambient temperature is -5°C, an ideal the</w:t>
      </w:r>
      <w:r w:rsidR="006929A1">
        <w:rPr>
          <w:rFonts w:hint="eastAsia"/>
        </w:rPr>
        <w:t>rm</w:t>
      </w:r>
      <w:r>
        <w:t xml:space="preserve">al comfort level can also be achieved without </w:t>
      </w:r>
      <w:r w:rsidR="006929A1">
        <w:t>h</w:t>
      </w:r>
      <w:r>
        <w:t xml:space="preserve">eating measures. Under the condition of -10.6°C, the results show that heating cushion is the most effective measure in improving the overall thermal evaluation and has the most durable effect. However, regarding the "output-input ratio" which considers both the increase of thermal comfort and energy consumption, the ratio of heating gloves is the highest. With the most energy consumption to achieve </w:t>
      </w:r>
      <w:commentRangeStart w:id="92"/>
      <w:r w:rsidRPr="005C0C04">
        <w:rPr>
          <w:b/>
          <w:bCs/>
          <w:sz w:val="28"/>
          <w:szCs w:val="32"/>
        </w:rPr>
        <w:t>similar thermal comfort level</w:t>
      </w:r>
      <w:commentRangeEnd w:id="92"/>
      <w:r w:rsidR="006929A1" w:rsidRPr="005C0C04">
        <w:rPr>
          <w:rStyle w:val="a3"/>
          <w:b/>
          <w:bCs/>
          <w:sz w:val="28"/>
          <w:szCs w:val="28"/>
        </w:rPr>
        <w:commentReference w:id="92"/>
      </w:r>
      <w:r>
        <w:t xml:space="preserve">, the heating footpad is the least effective measure among the three. Some changes </w:t>
      </w:r>
      <w:commentRangeStart w:id="93"/>
      <w:r>
        <w:t>of</w:t>
      </w:r>
      <w:commentRangeEnd w:id="93"/>
      <w:r w:rsidR="006929A1">
        <w:rPr>
          <w:rStyle w:val="a3"/>
        </w:rPr>
        <w:commentReference w:id="93"/>
      </w:r>
      <w:r>
        <w:t xml:space="preserve"> physiological parameters were also found in this study. Based on the experimental data, a thermal evaluation model was established, which can predict the thermal comfort level under different combinations of environmental parameters to judge whether there is improvement demand. It has certain guiding significance for the design of the winter Olympic Games viewing area or other snow sports venues in different regions.</w:t>
      </w:r>
    </w:p>
    <w:p w14:paraId="15EAEC6A" w14:textId="08EA0195" w:rsidR="00F81C20" w:rsidRDefault="00F81C20">
      <w:pPr>
        <w:widowControl/>
        <w:ind w:firstLine="0"/>
        <w:jc w:val="left"/>
      </w:pPr>
      <w:r>
        <w:br w:type="page"/>
      </w:r>
    </w:p>
    <w:p w14:paraId="12E81AEF" w14:textId="61158DA7" w:rsidR="00F81C20" w:rsidRDefault="00F81C20">
      <w:pPr>
        <w:widowControl/>
        <w:ind w:firstLine="0"/>
        <w:jc w:val="left"/>
      </w:pPr>
    </w:p>
    <w:p w14:paraId="4333F46C" w14:textId="31C8CBCE" w:rsidR="00CD3BC3" w:rsidRDefault="00CD3BC3" w:rsidP="00CD3BC3">
      <w:pPr>
        <w:pStyle w:val="1"/>
      </w:pPr>
      <w:r>
        <w:rPr>
          <w:rFonts w:hint="eastAsia"/>
        </w:rPr>
        <w:t>附录</w:t>
      </w:r>
    </w:p>
    <w:p w14:paraId="7B3CA10D" w14:textId="76B97F63" w:rsidR="00CD3BC3" w:rsidRDefault="00CD3BC3" w:rsidP="00CD3BC3">
      <w:pPr>
        <w:ind w:firstLine="0"/>
      </w:pPr>
      <w:r>
        <w:rPr>
          <w:rFonts w:hint="eastAsia"/>
        </w:rPr>
        <w:t>关于论文时态的网络资料：</w:t>
      </w:r>
    </w:p>
    <w:p w14:paraId="5FFB70BF" w14:textId="77777777" w:rsidR="00CD3BC3" w:rsidRDefault="00CD3BC3" w:rsidP="00CD3BC3">
      <w:pPr>
        <w:ind w:firstLine="0"/>
      </w:pPr>
      <w:r>
        <w:rPr>
          <w:noProof/>
        </w:rPr>
        <w:drawing>
          <wp:inline distT="0" distB="0" distL="0" distR="0" wp14:anchorId="49112E20" wp14:editId="332364E8">
            <wp:extent cx="4929554" cy="1064131"/>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7025" cy="1095965"/>
                    </a:xfrm>
                    <a:prstGeom prst="rect">
                      <a:avLst/>
                    </a:prstGeom>
                  </pic:spPr>
                </pic:pic>
              </a:graphicData>
            </a:graphic>
          </wp:inline>
        </w:drawing>
      </w:r>
    </w:p>
    <w:p w14:paraId="4C21477F" w14:textId="77777777" w:rsidR="00CD3BC3" w:rsidRPr="00E317FC" w:rsidRDefault="00CD3BC3" w:rsidP="00CD3BC3">
      <w:pPr>
        <w:ind w:firstLine="0"/>
      </w:pPr>
    </w:p>
    <w:p w14:paraId="33C0B37F" w14:textId="77777777" w:rsidR="00CD3BC3" w:rsidRDefault="00CD3BC3" w:rsidP="00CD3BC3">
      <w:pPr>
        <w:ind w:firstLine="0"/>
      </w:pPr>
      <w:r>
        <w:rPr>
          <w:noProof/>
        </w:rPr>
        <w:drawing>
          <wp:inline distT="0" distB="0" distL="0" distR="0" wp14:anchorId="6FE2E59B" wp14:editId="6E8F5687">
            <wp:extent cx="5204260" cy="2344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1481" cy="2365889"/>
                    </a:xfrm>
                    <a:prstGeom prst="rect">
                      <a:avLst/>
                    </a:prstGeom>
                  </pic:spPr>
                </pic:pic>
              </a:graphicData>
            </a:graphic>
          </wp:inline>
        </w:drawing>
      </w:r>
    </w:p>
    <w:p w14:paraId="02B2D93F" w14:textId="77777777" w:rsidR="00CD3BC3" w:rsidRDefault="00CD3BC3" w:rsidP="00CD3BC3">
      <w:pPr>
        <w:ind w:firstLine="0"/>
      </w:pPr>
    </w:p>
    <w:p w14:paraId="2244EBA7" w14:textId="77777777" w:rsidR="00CD3BC3" w:rsidRDefault="00CD3BC3" w:rsidP="00CD3BC3">
      <w:pPr>
        <w:ind w:firstLine="0"/>
      </w:pPr>
      <w:r>
        <w:rPr>
          <w:noProof/>
        </w:rPr>
        <w:drawing>
          <wp:inline distT="0" distB="0" distL="0" distR="0" wp14:anchorId="0BF7768D" wp14:editId="2F8BBC4A">
            <wp:extent cx="5274310" cy="31286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8645"/>
                    </a:xfrm>
                    <a:prstGeom prst="rect">
                      <a:avLst/>
                    </a:prstGeom>
                  </pic:spPr>
                </pic:pic>
              </a:graphicData>
            </a:graphic>
          </wp:inline>
        </w:drawing>
      </w:r>
    </w:p>
    <w:p w14:paraId="28739E2E" w14:textId="2083D8A2" w:rsidR="00C864A0" w:rsidRDefault="00C864A0">
      <w:pPr>
        <w:widowControl/>
        <w:ind w:firstLine="0"/>
        <w:jc w:val="left"/>
      </w:pPr>
      <w:r>
        <w:br w:type="page"/>
      </w:r>
    </w:p>
    <w:p w14:paraId="7D1A93E4" w14:textId="16DEAA3A" w:rsidR="00390C19" w:rsidRDefault="00C864A0" w:rsidP="00390C19">
      <w:pPr>
        <w:ind w:firstLine="0"/>
      </w:pPr>
      <w:r>
        <w:rPr>
          <w:rFonts w:hint="eastAsia"/>
        </w:rPr>
        <w:lastRenderedPageBreak/>
        <w:t>关于冠词用法的网络资料：</w:t>
      </w:r>
    </w:p>
    <w:p w14:paraId="77353A8D" w14:textId="66EAEE21" w:rsidR="00C864A0" w:rsidRPr="0030064D" w:rsidRDefault="00C864A0" w:rsidP="00390C19">
      <w:pPr>
        <w:ind w:firstLine="0"/>
      </w:pPr>
      <w:r>
        <w:rPr>
          <w:noProof/>
        </w:rPr>
        <w:drawing>
          <wp:inline distT="0" distB="0" distL="0" distR="0" wp14:anchorId="5DBE657E" wp14:editId="05567B30">
            <wp:extent cx="5274310" cy="3797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97935"/>
                    </a:xfrm>
                    <a:prstGeom prst="rect">
                      <a:avLst/>
                    </a:prstGeom>
                  </pic:spPr>
                </pic:pic>
              </a:graphicData>
            </a:graphic>
          </wp:inline>
        </w:drawing>
      </w:r>
    </w:p>
    <w:sectPr w:rsidR="00C864A0" w:rsidRPr="0030064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陈 君林" w:date="2020-04-21T10:03:00Z" w:initials="陈">
    <w:p w14:paraId="6C2BF1FC" w14:textId="606D3CDA" w:rsidR="00080FD1" w:rsidRDefault="00080FD1">
      <w:pPr>
        <w:pStyle w:val="a4"/>
      </w:pPr>
      <w:r>
        <w:rPr>
          <w:rStyle w:val="a3"/>
        </w:rPr>
        <w:annotationRef/>
      </w:r>
      <w:r>
        <w:rPr>
          <w:rFonts w:hint="eastAsia"/>
        </w:rPr>
        <w:t>rates</w:t>
      </w:r>
    </w:p>
  </w:comment>
  <w:comment w:id="1" w:author="陈 君林" w:date="2020-04-19T15:53:00Z" w:initials="陈">
    <w:p w14:paraId="22CE2FD2" w14:textId="77777777" w:rsidR="00C62A77" w:rsidRDefault="00C62A77" w:rsidP="00E50A46">
      <w:pPr>
        <w:pStyle w:val="a4"/>
      </w:pPr>
      <w:r>
        <w:rPr>
          <w:rStyle w:val="a3"/>
        </w:rPr>
        <w:annotationRef/>
      </w:r>
      <w:r>
        <w:rPr>
          <w:rFonts w:hint="eastAsia"/>
        </w:rPr>
        <w:t>growth</w:t>
      </w:r>
      <w:r>
        <w:t xml:space="preserve"> </w:t>
      </w:r>
      <w:r>
        <w:rPr>
          <w:rFonts w:hint="eastAsia"/>
        </w:rPr>
        <w:t>rate</w:t>
      </w:r>
      <w:r>
        <w:t xml:space="preserve"> of total </w:t>
      </w:r>
      <w:r>
        <w:rPr>
          <w:rFonts w:hint="eastAsia"/>
        </w:rPr>
        <w:t>number</w:t>
      </w:r>
      <w:r>
        <w:t xml:space="preserve"> of …</w:t>
      </w:r>
    </w:p>
    <w:p w14:paraId="3DC785CB" w14:textId="1FAA7F68" w:rsidR="00C62A77" w:rsidRDefault="00C62A77" w:rsidP="00E50A46">
      <w:pPr>
        <w:pStyle w:val="a4"/>
      </w:pPr>
      <w:r>
        <w:rPr>
          <w:rFonts w:hint="eastAsia"/>
        </w:rPr>
        <w:t>rate</w:t>
      </w:r>
      <w:r>
        <w:rPr>
          <w:rFonts w:hint="eastAsia"/>
        </w:rPr>
        <w:t>应当对应数量的变化</w:t>
      </w:r>
    </w:p>
  </w:comment>
  <w:comment w:id="2" w:author="陈 君林" w:date="2020-04-19T15:51:00Z" w:initials="陈">
    <w:p w14:paraId="14CC87F3" w14:textId="0046F8E8" w:rsidR="00C62A77" w:rsidRDefault="00C62A77" w:rsidP="00E50A46">
      <w:pPr>
        <w:pStyle w:val="a4"/>
      </w:pPr>
      <w:r>
        <w:rPr>
          <w:rStyle w:val="a3"/>
        </w:rPr>
        <w:annotationRef/>
      </w:r>
      <w:r>
        <w:rPr>
          <w:rFonts w:hint="eastAsia"/>
        </w:rPr>
        <w:t>c</w:t>
      </w:r>
      <w:r>
        <w:t>ontracted</w:t>
      </w:r>
      <w:r>
        <w:rPr>
          <w:rFonts w:hint="eastAsia"/>
        </w:rPr>
        <w:t>和</w:t>
      </w:r>
      <w:r>
        <w:t>contract</w:t>
      </w:r>
      <w:r>
        <w:rPr>
          <w:rFonts w:hint="eastAsia"/>
        </w:rPr>
        <w:t>两者的语义是重复的，想表达“成功签订的合同”应该用</w:t>
      </w:r>
      <w:r>
        <w:rPr>
          <w:rFonts w:hint="eastAsia"/>
        </w:rPr>
        <w:t>si</w:t>
      </w:r>
      <w:r>
        <w:t>gned contract</w:t>
      </w:r>
      <w:r>
        <w:rPr>
          <w:rFonts w:hint="eastAsia"/>
        </w:rPr>
        <w:t>更好</w:t>
      </w:r>
    </w:p>
  </w:comment>
  <w:comment w:id="3" w:author="陈 君林" w:date="2020-04-19T16:09:00Z" w:initials="陈">
    <w:p w14:paraId="6AE67CAA" w14:textId="754B10A3" w:rsidR="00C62A77" w:rsidRDefault="00C62A77" w:rsidP="00E50A46">
      <w:pPr>
        <w:pStyle w:val="a4"/>
      </w:pPr>
      <w:r>
        <w:rPr>
          <w:rStyle w:val="a3"/>
        </w:rPr>
        <w:annotationRef/>
      </w:r>
      <w:r>
        <w:rPr>
          <w:rFonts w:hint="eastAsia"/>
        </w:rPr>
        <w:t>分句之间应有连接词（或改成</w:t>
      </w:r>
      <w:r>
        <w:rPr>
          <w:rFonts w:hint="eastAsia"/>
        </w:rPr>
        <w:t>revising</w:t>
      </w:r>
      <w:r>
        <w:rPr>
          <w:rFonts w:hint="eastAsia"/>
        </w:rPr>
        <w:t>作为状语）</w:t>
      </w:r>
    </w:p>
  </w:comment>
  <w:comment w:id="7" w:author="陈 君林" w:date="2020-04-19T16:04:00Z" w:initials="陈">
    <w:p w14:paraId="4DEC7276" w14:textId="4AB1B6C0" w:rsidR="00C62A77" w:rsidRDefault="00C62A77" w:rsidP="00E50A46">
      <w:pPr>
        <w:pStyle w:val="a4"/>
      </w:pPr>
      <w:r>
        <w:rPr>
          <w:rStyle w:val="a3"/>
        </w:rPr>
        <w:annotationRef/>
      </w:r>
      <w:r>
        <w:rPr>
          <w:rFonts w:hint="eastAsia"/>
        </w:rPr>
        <w:t>该段</w:t>
      </w:r>
      <w:r w:rsidRPr="000928AE">
        <w:rPr>
          <w:rFonts w:asciiTheme="minorHAnsi" w:hAnsiTheme="minorHAnsi" w:hint="eastAsia"/>
        </w:rPr>
        <w:t>是</w:t>
      </w:r>
      <w:r>
        <w:rPr>
          <w:rFonts w:hint="eastAsia"/>
        </w:rPr>
        <w:t>关于已完成工作的描述，个人认为应当用一般过去时</w:t>
      </w:r>
      <w:r>
        <w:rPr>
          <w:rFonts w:hint="eastAsia"/>
        </w:rPr>
        <w:t xml:space="preserve"> </w:t>
      </w:r>
      <w:hyperlink r:id="rId1" w:history="1">
        <w:r>
          <w:rPr>
            <w:rStyle w:val="aa"/>
          </w:rPr>
          <w:t>http://cc.oulu.fi/~smac/TRW/tense_abstract.htm</w:t>
        </w:r>
      </w:hyperlink>
    </w:p>
  </w:comment>
  <w:comment w:id="12" w:author="陈 君林" w:date="2020-04-19T20:27:00Z" w:initials="陈">
    <w:p w14:paraId="3BBDB036" w14:textId="77777777" w:rsidR="008F644A" w:rsidRDefault="008F644A">
      <w:pPr>
        <w:pStyle w:val="a4"/>
      </w:pPr>
      <w:r>
        <w:rPr>
          <w:rStyle w:val="a3"/>
        </w:rPr>
        <w:annotationRef/>
      </w:r>
      <w:r>
        <w:rPr>
          <w:rFonts w:hint="eastAsia"/>
        </w:rPr>
        <w:t>没有</w:t>
      </w:r>
      <w:r>
        <w:rPr>
          <w:rFonts w:hint="eastAsia"/>
        </w:rPr>
        <w:t>r</w:t>
      </w:r>
      <w:r>
        <w:t xml:space="preserve">egarding </w:t>
      </w:r>
      <w:r>
        <w:rPr>
          <w:rFonts w:hint="eastAsia"/>
        </w:rPr>
        <w:t>t</w:t>
      </w:r>
      <w:r>
        <w:t>o</w:t>
      </w:r>
      <w:r>
        <w:rPr>
          <w:rFonts w:hint="eastAsia"/>
        </w:rPr>
        <w:t>这种表达方法</w:t>
      </w:r>
    </w:p>
    <w:p w14:paraId="2EDCD81F" w14:textId="67D77627" w:rsidR="008F644A" w:rsidRDefault="008F644A">
      <w:pPr>
        <w:pStyle w:val="a4"/>
      </w:pPr>
      <w:r>
        <w:rPr>
          <w:rFonts w:hint="eastAsia"/>
        </w:rPr>
        <w:t>改成</w:t>
      </w:r>
      <w:r>
        <w:rPr>
          <w:rFonts w:hint="eastAsia"/>
        </w:rPr>
        <w:t>r</w:t>
      </w:r>
      <w:r>
        <w:t>egarding</w:t>
      </w:r>
    </w:p>
  </w:comment>
  <w:comment w:id="15" w:author="陈 君林" w:date="2020-04-21T10:11:00Z" w:initials="陈">
    <w:p w14:paraId="2EC644E1" w14:textId="202B5A7D" w:rsidR="00425092" w:rsidRDefault="00425092">
      <w:pPr>
        <w:pStyle w:val="a4"/>
      </w:pPr>
      <w:r>
        <w:rPr>
          <w:rStyle w:val="a3"/>
        </w:rPr>
        <w:annotationRef/>
      </w:r>
      <w:r>
        <w:rPr>
          <w:rFonts w:hint="eastAsia"/>
        </w:rPr>
        <w:t>一般现在时</w:t>
      </w:r>
    </w:p>
  </w:comment>
  <w:comment w:id="16" w:author="陈 君林" w:date="2020-04-19T16:19:00Z" w:initials="陈">
    <w:p w14:paraId="7A55CE5C" w14:textId="0EE507F3" w:rsidR="00C62A77" w:rsidRDefault="00C62A77" w:rsidP="00E50A46">
      <w:pPr>
        <w:pStyle w:val="a4"/>
      </w:pPr>
      <w:r>
        <w:rPr>
          <w:rStyle w:val="a3"/>
        </w:rPr>
        <w:annotationRef/>
      </w:r>
      <w:r>
        <w:rPr>
          <w:rFonts w:hint="eastAsia"/>
        </w:rPr>
        <w:t>多于两个名词并列时，前面几个用逗号隔开，最后用</w:t>
      </w:r>
      <w:r>
        <w:rPr>
          <w:rFonts w:hint="eastAsia"/>
        </w:rPr>
        <w:t>and</w:t>
      </w:r>
      <w:r>
        <w:rPr>
          <w:rFonts w:hint="eastAsia"/>
        </w:rPr>
        <w:t>连接</w:t>
      </w:r>
    </w:p>
  </w:comment>
  <w:comment w:id="20" w:author="陈 君林" w:date="2020-04-21T10:13:00Z" w:initials="陈">
    <w:p w14:paraId="3A3B2E4C" w14:textId="6D8174D0" w:rsidR="00425092" w:rsidRDefault="00425092">
      <w:pPr>
        <w:pStyle w:val="a4"/>
      </w:pPr>
      <w:r>
        <w:rPr>
          <w:rStyle w:val="a3"/>
        </w:rPr>
        <w:annotationRef/>
      </w:r>
      <w:r>
        <w:rPr>
          <w:rFonts w:hint="eastAsia"/>
        </w:rPr>
        <w:t>t</w:t>
      </w:r>
      <w:r>
        <w:t>hesis</w:t>
      </w:r>
    </w:p>
  </w:comment>
  <w:comment w:id="21" w:author="陈 君林" w:date="2020-04-19T18:52:00Z" w:initials="陈">
    <w:p w14:paraId="1AF04E35" w14:textId="0D9F21AD" w:rsidR="00334882" w:rsidRDefault="00334882" w:rsidP="00334882">
      <w:pPr>
        <w:pStyle w:val="a4"/>
      </w:pPr>
      <w:r>
        <w:rPr>
          <w:rStyle w:val="a3"/>
        </w:rPr>
        <w:annotationRef/>
      </w:r>
      <w:r>
        <w:rPr>
          <w:rFonts w:hint="eastAsia"/>
        </w:rPr>
        <w:t>这篇文章的</w:t>
      </w:r>
      <w:r w:rsidR="006B76E2">
        <w:rPr>
          <w:rFonts w:hint="eastAsia"/>
        </w:rPr>
        <w:t>两</w:t>
      </w:r>
      <w:r>
        <w:rPr>
          <w:rFonts w:hint="eastAsia"/>
        </w:rPr>
        <w:t>类问题：</w:t>
      </w:r>
    </w:p>
    <w:p w14:paraId="3988172D" w14:textId="2CDB9190" w:rsidR="00334882" w:rsidRDefault="00334882" w:rsidP="006B76E2">
      <w:pPr>
        <w:pStyle w:val="a4"/>
      </w:pPr>
      <w:r>
        <w:rPr>
          <w:rFonts w:hint="eastAsia"/>
        </w:rPr>
        <w:t>1</w:t>
      </w:r>
      <w:r>
        <w:rPr>
          <w:rFonts w:hint="eastAsia"/>
        </w:rPr>
        <w:t>、谓语动词的单复数</w:t>
      </w:r>
    </w:p>
    <w:p w14:paraId="7AA87619" w14:textId="186C4B52" w:rsidR="003E1ABF" w:rsidRPr="00D8013F" w:rsidRDefault="006B76E2" w:rsidP="00D8013F">
      <w:pPr>
        <w:pStyle w:val="a4"/>
        <w:ind w:firstLine="0"/>
      </w:pPr>
      <w:r>
        <w:rPr>
          <w:rFonts w:hint="eastAsia"/>
        </w:rPr>
        <w:t>2</w:t>
      </w:r>
      <w:r w:rsidR="00334882">
        <w:rPr>
          <w:rFonts w:hint="eastAsia"/>
        </w:rPr>
        <w:t>、冠词的使用</w:t>
      </w:r>
      <w:r w:rsidR="00D8013F">
        <w:t xml:space="preserve"> (</w:t>
      </w:r>
      <w:r w:rsidR="00D8013F">
        <w:rPr>
          <w:rFonts w:hint="eastAsia"/>
        </w:rPr>
        <w:t>红色标注处我认为缺冠词</w:t>
      </w:r>
      <w:r w:rsidR="00D8013F">
        <w:rPr>
          <w:rFonts w:hint="eastAsia"/>
        </w:rPr>
        <w:t>)</w:t>
      </w:r>
    </w:p>
  </w:comment>
  <w:comment w:id="23" w:author="陈 君林" w:date="2020-04-20T22:17:00Z" w:initials="陈">
    <w:p w14:paraId="1068CC4D" w14:textId="77777777" w:rsidR="00912EA2" w:rsidRDefault="00912EA2" w:rsidP="00912EA2">
      <w:pPr>
        <w:rPr>
          <w:color w:val="333333"/>
          <w:shd w:val="clear" w:color="auto" w:fill="FFFFFF"/>
        </w:rPr>
      </w:pPr>
      <w:r>
        <w:rPr>
          <w:rStyle w:val="a3"/>
        </w:rPr>
        <w:annotationRef/>
      </w:r>
      <w:r w:rsidRPr="00912EA2">
        <w:rPr>
          <w:rFonts w:hint="eastAsia"/>
          <w:shd w:val="clear" w:color="auto" w:fill="FFFFFF"/>
        </w:rPr>
        <w:t>a</w:t>
      </w:r>
      <w:r w:rsidRPr="00912EA2">
        <w:rPr>
          <w:shd w:val="clear" w:color="auto" w:fill="FFFFFF"/>
        </w:rPr>
        <w:t>nd</w:t>
      </w:r>
      <w:r w:rsidRPr="00912EA2">
        <w:rPr>
          <w:rFonts w:hint="eastAsia"/>
          <w:shd w:val="clear" w:color="auto" w:fill="FFFFFF"/>
        </w:rPr>
        <w:t>前加逗号的情况：连接两句话，第二句话的意思是第一句的延伸时</w:t>
      </w:r>
    </w:p>
    <w:p w14:paraId="1784B58F" w14:textId="208FDE26" w:rsidR="00912EA2" w:rsidRPr="00D8013F" w:rsidRDefault="00D8013F">
      <w:pPr>
        <w:pStyle w:val="a4"/>
        <w:rPr>
          <w:rFonts w:ascii="宋体" w:hAnsi="宋体"/>
        </w:rPr>
      </w:pPr>
      <w:r>
        <w:rPr>
          <w:rFonts w:ascii="宋体" w:hAnsi="宋体" w:hint="eastAsia"/>
        </w:rPr>
        <w:t>此处and连接的不是句子，故不应该加逗号</w:t>
      </w:r>
    </w:p>
  </w:comment>
  <w:comment w:id="25" w:author="陈 君林" w:date="2020-04-19T17:18:00Z" w:initials="陈">
    <w:p w14:paraId="70E81F2E" w14:textId="0C0901CF" w:rsidR="00C62A77" w:rsidRDefault="00C62A77">
      <w:pPr>
        <w:pStyle w:val="a4"/>
      </w:pPr>
      <w:r>
        <w:rPr>
          <w:rStyle w:val="a3"/>
        </w:rPr>
        <w:annotationRef/>
      </w:r>
      <w:r>
        <w:rPr>
          <w:rFonts w:hint="eastAsia"/>
        </w:rPr>
        <w:t>was</w:t>
      </w:r>
    </w:p>
  </w:comment>
  <w:comment w:id="26" w:author="陈 君林" w:date="2020-04-19T17:20:00Z" w:initials="陈">
    <w:p w14:paraId="0BF29934" w14:textId="77777777" w:rsidR="00C62A77" w:rsidRDefault="00C62A77">
      <w:pPr>
        <w:pStyle w:val="a4"/>
      </w:pPr>
      <w:r>
        <w:rPr>
          <w:rStyle w:val="a3"/>
        </w:rPr>
        <w:annotationRef/>
      </w:r>
      <w:r>
        <w:rPr>
          <w:rFonts w:hint="eastAsia"/>
        </w:rPr>
        <w:t>这里应该是两个不同的现象</w:t>
      </w:r>
    </w:p>
    <w:p w14:paraId="646DF7AA" w14:textId="48A80D5F" w:rsidR="00C62A77" w:rsidRDefault="00C62A77">
      <w:pPr>
        <w:pStyle w:val="a4"/>
      </w:pPr>
      <w:r>
        <w:t>the hysteresis phenomenon</w:t>
      </w:r>
      <w:r>
        <w:rPr>
          <w:rStyle w:val="a3"/>
        </w:rPr>
        <w:annotationRef/>
      </w:r>
      <w:r>
        <w:t xml:space="preserve"> and the cavitation phenomenon</w:t>
      </w:r>
      <w:r>
        <w:rPr>
          <w:rStyle w:val="a3"/>
        </w:rPr>
        <w:annotationRef/>
      </w:r>
    </w:p>
  </w:comment>
  <w:comment w:id="27" w:author="陈 君林" w:date="2020-04-20T22:35:00Z" w:initials="陈">
    <w:p w14:paraId="76B76F8F" w14:textId="12660073" w:rsidR="00D8013F" w:rsidRDefault="00D8013F">
      <w:pPr>
        <w:pStyle w:val="a4"/>
      </w:pPr>
      <w:r>
        <w:rPr>
          <w:rFonts w:hint="eastAsia"/>
        </w:rPr>
        <w:t>（</w:t>
      </w:r>
      <w:r>
        <w:rPr>
          <w:rStyle w:val="a3"/>
        </w:rPr>
        <w:annotationRef/>
      </w:r>
      <w:r>
        <w:rPr>
          <w:rFonts w:hint="eastAsia"/>
        </w:rPr>
        <w:t>严格意义上）按照</w:t>
      </w:r>
      <w:r>
        <w:rPr>
          <w:rFonts w:hint="eastAsia"/>
        </w:rPr>
        <w:t>Oxford</w:t>
      </w:r>
      <w:r>
        <w:t xml:space="preserve"> C</w:t>
      </w:r>
      <w:r>
        <w:rPr>
          <w:rFonts w:hint="eastAsia"/>
        </w:rPr>
        <w:t>omma</w:t>
      </w:r>
      <w:r>
        <w:rPr>
          <w:rFonts w:hint="eastAsia"/>
        </w:rPr>
        <w:t>的要求，应当加上逗号以消除歧义</w:t>
      </w:r>
    </w:p>
  </w:comment>
  <w:comment w:id="29" w:author="陈 君林" w:date="2020-04-19T17:21:00Z" w:initials="陈">
    <w:p w14:paraId="3F25ACC5" w14:textId="084A228E" w:rsidR="00C62A77" w:rsidRDefault="00C62A77" w:rsidP="0071415D">
      <w:pPr>
        <w:pStyle w:val="a4"/>
      </w:pPr>
      <w:r>
        <w:rPr>
          <w:rStyle w:val="a3"/>
        </w:rPr>
        <w:annotationRef/>
      </w:r>
      <w:r>
        <w:rPr>
          <w:rFonts w:hint="eastAsia"/>
        </w:rPr>
        <w:t>p</w:t>
      </w:r>
      <w:r>
        <w:t>henomenon</w:t>
      </w:r>
      <w:r>
        <w:rPr>
          <w:rFonts w:hint="eastAsia"/>
        </w:rPr>
        <w:t>是可数名词，此处应该加冠词</w:t>
      </w:r>
      <w:r w:rsidR="0071415D">
        <w:rPr>
          <w:rFonts w:hint="eastAsia"/>
        </w:rPr>
        <w:t>？</w:t>
      </w:r>
    </w:p>
    <w:p w14:paraId="1034DB74" w14:textId="77777777" w:rsidR="0071415D" w:rsidRDefault="0071415D" w:rsidP="0071415D">
      <w:pPr>
        <w:pStyle w:val="a4"/>
      </w:pPr>
    </w:p>
    <w:p w14:paraId="32213872" w14:textId="5ABC6B78" w:rsidR="00C62A77" w:rsidRDefault="0071415D" w:rsidP="00BC49E0">
      <w:pPr>
        <w:pStyle w:val="a4"/>
      </w:pPr>
      <w:r>
        <w:rPr>
          <w:rFonts w:hint="eastAsia"/>
        </w:rPr>
        <w:t>不定冠词</w:t>
      </w:r>
      <w:r>
        <w:rPr>
          <w:rFonts w:hint="eastAsia"/>
        </w:rPr>
        <w:t xml:space="preserve"> =</w:t>
      </w:r>
      <w:r>
        <w:t xml:space="preserve">&gt; </w:t>
      </w:r>
      <w:r>
        <w:rPr>
          <w:rFonts w:hint="eastAsia"/>
        </w:rPr>
        <w:t>泛指可数名词单数</w:t>
      </w:r>
    </w:p>
    <w:p w14:paraId="0973B3D6" w14:textId="2594CB73" w:rsidR="0071415D" w:rsidRDefault="0071415D" w:rsidP="00BC49E0">
      <w:pPr>
        <w:pStyle w:val="a4"/>
      </w:pPr>
      <w:r>
        <w:rPr>
          <w:rFonts w:hint="eastAsia"/>
        </w:rPr>
        <w:t>定冠词</w:t>
      </w:r>
      <w:r>
        <w:t xml:space="preserve"> =&gt; </w:t>
      </w:r>
      <w:r>
        <w:rPr>
          <w:rFonts w:hint="eastAsia"/>
        </w:rPr>
        <w:t>特指名</w:t>
      </w:r>
      <w:r w:rsidR="008F644A">
        <w:rPr>
          <w:rFonts w:hint="eastAsia"/>
        </w:rPr>
        <w:t>词</w:t>
      </w:r>
    </w:p>
    <w:p w14:paraId="02184294" w14:textId="46DD5C48" w:rsidR="0071415D" w:rsidRDefault="0071415D" w:rsidP="00BC49E0">
      <w:pPr>
        <w:pStyle w:val="a4"/>
      </w:pPr>
      <w:r>
        <w:rPr>
          <w:rFonts w:hint="eastAsia"/>
        </w:rPr>
        <w:t>零冠词</w:t>
      </w:r>
      <w:r>
        <w:t xml:space="preserve"> </w:t>
      </w:r>
      <w:r>
        <w:rPr>
          <w:rFonts w:hint="eastAsia"/>
        </w:rPr>
        <w:t>=</w:t>
      </w:r>
      <w:r>
        <w:t xml:space="preserve">&gt; </w:t>
      </w:r>
      <w:r>
        <w:rPr>
          <w:rFonts w:hint="eastAsia"/>
        </w:rPr>
        <w:t>泛指不可数名词或可数名词复数</w:t>
      </w:r>
    </w:p>
    <w:p w14:paraId="352A2367" w14:textId="1D2880C6" w:rsidR="0071415D" w:rsidRDefault="0071415D" w:rsidP="00BC49E0">
      <w:pPr>
        <w:pStyle w:val="a4"/>
      </w:pPr>
    </w:p>
    <w:p w14:paraId="0D3CE410" w14:textId="53899C4D" w:rsidR="00C62A77" w:rsidRDefault="0071415D" w:rsidP="00BC49E0">
      <w:pPr>
        <w:pStyle w:val="a4"/>
      </w:pPr>
      <w:r>
        <w:rPr>
          <w:rFonts w:hint="eastAsia"/>
        </w:rPr>
        <w:t>（</w:t>
      </w:r>
      <w:r w:rsidR="00C62A77">
        <w:rPr>
          <w:rFonts w:hint="eastAsia"/>
        </w:rPr>
        <w:t>后文还有</w:t>
      </w:r>
      <w:r>
        <w:rPr>
          <w:rFonts w:hint="eastAsia"/>
        </w:rPr>
        <w:t>类似的地方</w:t>
      </w:r>
      <w:r w:rsidR="00C62A77">
        <w:rPr>
          <w:rFonts w:hint="eastAsia"/>
        </w:rPr>
        <w:t>,</w:t>
      </w:r>
      <w:r w:rsidR="00C62A77">
        <w:rPr>
          <w:rFonts w:hint="eastAsia"/>
        </w:rPr>
        <w:t>统一用红色标出</w:t>
      </w:r>
      <w:r>
        <w:rPr>
          <w:rFonts w:hint="eastAsia"/>
        </w:rPr>
        <w:t>）</w:t>
      </w:r>
    </w:p>
    <w:p w14:paraId="7215D14C" w14:textId="2361CEE5" w:rsidR="00C62A77" w:rsidRDefault="00C62A77" w:rsidP="00BC49E0">
      <w:pPr>
        <w:pStyle w:val="a4"/>
        <w:ind w:firstLine="0"/>
      </w:pPr>
    </w:p>
  </w:comment>
  <w:comment w:id="30" w:author="陈 君林" w:date="2020-04-20T22:41:00Z" w:initials="陈">
    <w:p w14:paraId="5F038F38" w14:textId="77777777" w:rsidR="00D8013F" w:rsidRDefault="00D8013F">
      <w:pPr>
        <w:pStyle w:val="a4"/>
      </w:pPr>
      <w:r>
        <w:rPr>
          <w:rStyle w:val="a3"/>
        </w:rPr>
        <w:annotationRef/>
      </w:r>
      <w:r>
        <w:rPr>
          <w:rFonts w:hint="eastAsia"/>
        </w:rPr>
        <w:t>定语从句中，关系代词</w:t>
      </w:r>
      <w:proofErr w:type="gramStart"/>
      <w:r>
        <w:rPr>
          <w:rFonts w:hint="eastAsia"/>
        </w:rPr>
        <w:t>作主</w:t>
      </w:r>
      <w:proofErr w:type="gramEnd"/>
      <w:r>
        <w:rPr>
          <w:rFonts w:hint="eastAsia"/>
        </w:rPr>
        <w:t>语时一般不可省略</w:t>
      </w:r>
    </w:p>
    <w:p w14:paraId="6E2BF911" w14:textId="333D8A1A" w:rsidR="00D8013F" w:rsidRDefault="00D8013F">
      <w:pPr>
        <w:pStyle w:val="a4"/>
      </w:pPr>
      <w:r>
        <w:rPr>
          <w:rFonts w:hint="eastAsia"/>
        </w:rPr>
        <w:t>改成</w:t>
      </w:r>
      <w:r>
        <w:rPr>
          <w:rFonts w:hint="eastAsia"/>
        </w:rPr>
        <w:t>t</w:t>
      </w:r>
      <w:r>
        <w:t>hat occurred</w:t>
      </w:r>
    </w:p>
  </w:comment>
  <w:comment w:id="31" w:author="陈 君林" w:date="2020-04-19T20:11:00Z" w:initials="陈">
    <w:p w14:paraId="5A59F5E9" w14:textId="77777777" w:rsidR="0054525B" w:rsidRDefault="0054525B">
      <w:pPr>
        <w:pStyle w:val="a4"/>
        <w:rPr>
          <w:color w:val="000000"/>
          <w:sz w:val="18"/>
          <w:szCs w:val="18"/>
        </w:rPr>
      </w:pPr>
      <w:r>
        <w:rPr>
          <w:rStyle w:val="a3"/>
        </w:rPr>
        <w:annotationRef/>
      </w:r>
      <w:r>
        <w:rPr>
          <w:rFonts w:hint="eastAsia"/>
          <w:color w:val="000000"/>
          <w:sz w:val="18"/>
          <w:szCs w:val="18"/>
        </w:rPr>
        <w:t xml:space="preserve">differ with </w:t>
      </w:r>
      <w:r>
        <w:rPr>
          <w:rFonts w:hint="eastAsia"/>
          <w:color w:val="000000"/>
          <w:sz w:val="18"/>
          <w:szCs w:val="18"/>
        </w:rPr>
        <w:t>是指“</w:t>
      </w:r>
      <w:proofErr w:type="gramStart"/>
      <w:r>
        <w:rPr>
          <w:rFonts w:hint="eastAsia"/>
          <w:color w:val="000000"/>
          <w:sz w:val="18"/>
          <w:szCs w:val="18"/>
        </w:rPr>
        <w:t>与</w:t>
      </w:r>
      <w:proofErr w:type="gramEnd"/>
      <w:r>
        <w:rPr>
          <w:rFonts w:hint="eastAsia"/>
          <w:color w:val="000000"/>
          <w:sz w:val="18"/>
          <w:szCs w:val="18"/>
        </w:rPr>
        <w:t>……持不同意见”、“</w:t>
      </w:r>
      <w:proofErr w:type="gramStart"/>
      <w:r>
        <w:rPr>
          <w:rFonts w:hint="eastAsia"/>
          <w:color w:val="000000"/>
          <w:sz w:val="18"/>
          <w:szCs w:val="18"/>
        </w:rPr>
        <w:t>与</w:t>
      </w:r>
      <w:proofErr w:type="gramEnd"/>
      <w:r>
        <w:rPr>
          <w:rFonts w:hint="eastAsia"/>
          <w:color w:val="000000"/>
          <w:sz w:val="18"/>
          <w:szCs w:val="18"/>
        </w:rPr>
        <w:t>……有分歧”</w:t>
      </w:r>
    </w:p>
    <w:p w14:paraId="66902670" w14:textId="5F9526F2" w:rsidR="0054525B" w:rsidRPr="0054525B" w:rsidRDefault="0054525B" w:rsidP="0054525B">
      <w:pPr>
        <w:pStyle w:val="a4"/>
        <w:rPr>
          <w:color w:val="000000"/>
          <w:sz w:val="18"/>
          <w:szCs w:val="18"/>
        </w:rPr>
      </w:pPr>
      <w:r>
        <w:rPr>
          <w:rFonts w:hint="eastAsia"/>
          <w:color w:val="000000"/>
          <w:sz w:val="18"/>
          <w:szCs w:val="18"/>
        </w:rPr>
        <w:t>vary</w:t>
      </w:r>
      <w:r>
        <w:rPr>
          <w:color w:val="000000"/>
          <w:sz w:val="18"/>
          <w:szCs w:val="18"/>
        </w:rPr>
        <w:t xml:space="preserve"> with </w:t>
      </w:r>
      <w:r>
        <w:rPr>
          <w:rFonts w:hint="eastAsia"/>
          <w:color w:val="000000"/>
          <w:sz w:val="18"/>
          <w:szCs w:val="18"/>
        </w:rPr>
        <w:t>“随……而变化”，故此处应该用</w:t>
      </w:r>
      <w:r>
        <w:rPr>
          <w:rFonts w:hint="eastAsia"/>
          <w:color w:val="000000"/>
          <w:sz w:val="18"/>
          <w:szCs w:val="18"/>
        </w:rPr>
        <w:t>vary</w:t>
      </w:r>
    </w:p>
  </w:comment>
  <w:comment w:id="32" w:author="陈 君林" w:date="2020-04-19T17:24:00Z" w:initials="陈">
    <w:p w14:paraId="7BD6C3F3" w14:textId="4975FB2F" w:rsidR="00C62A77" w:rsidRDefault="00C62A77">
      <w:pPr>
        <w:pStyle w:val="a4"/>
      </w:pPr>
      <w:r>
        <w:rPr>
          <w:rStyle w:val="a3"/>
        </w:rPr>
        <w:annotationRef/>
      </w:r>
      <w:r>
        <w:rPr>
          <w:rFonts w:hint="eastAsia"/>
        </w:rPr>
        <w:t>a</w:t>
      </w:r>
      <w:r>
        <w:t xml:space="preserve"> higher w/c ratio</w:t>
      </w:r>
    </w:p>
  </w:comment>
  <w:comment w:id="33" w:author="陈 君林" w:date="2020-04-19T17:31:00Z" w:initials="陈">
    <w:p w14:paraId="1918E921" w14:textId="77777777" w:rsidR="00C62A77" w:rsidRDefault="00C62A77">
      <w:pPr>
        <w:pStyle w:val="a4"/>
      </w:pPr>
      <w:r>
        <w:rPr>
          <w:rStyle w:val="a3"/>
        </w:rPr>
        <w:annotationRef/>
      </w:r>
      <w:r>
        <w:rPr>
          <w:rFonts w:hint="eastAsia"/>
        </w:rPr>
        <w:t>单复数对应错误</w:t>
      </w:r>
    </w:p>
    <w:p w14:paraId="730FB643" w14:textId="26095CC7" w:rsidR="00C62A77" w:rsidRDefault="00C62A77">
      <w:pPr>
        <w:pStyle w:val="a4"/>
      </w:pPr>
      <w:r>
        <w:rPr>
          <w:rFonts w:hint="eastAsia"/>
        </w:rPr>
        <w:t>a</w:t>
      </w:r>
      <w:r>
        <w:t>re -&gt; is</w:t>
      </w:r>
    </w:p>
  </w:comment>
  <w:comment w:id="34" w:author="陈 君林" w:date="2020-04-19T17:32:00Z" w:initials="陈">
    <w:p w14:paraId="482628B7" w14:textId="77777777" w:rsidR="00C62A77" w:rsidRDefault="00C62A77">
      <w:pPr>
        <w:pStyle w:val="a4"/>
      </w:pPr>
      <w:r>
        <w:rPr>
          <w:rStyle w:val="a3"/>
        </w:rPr>
        <w:annotationRef/>
      </w:r>
      <w:r>
        <w:rPr>
          <w:rFonts w:hint="eastAsia"/>
        </w:rPr>
        <w:t>单复数对应错误</w:t>
      </w:r>
    </w:p>
    <w:p w14:paraId="2C323E10" w14:textId="6C4D725C" w:rsidR="0071415D" w:rsidRDefault="0071415D">
      <w:pPr>
        <w:pStyle w:val="a4"/>
      </w:pPr>
      <w:r>
        <w:rPr>
          <w:rFonts w:hint="eastAsia"/>
        </w:rPr>
        <w:t>are</w:t>
      </w:r>
      <w:r>
        <w:t xml:space="preserve"> -&gt; is</w:t>
      </w:r>
    </w:p>
  </w:comment>
  <w:comment w:id="35" w:author="陈 君林" w:date="2020-04-19T20:16:00Z" w:initials="陈">
    <w:p w14:paraId="35200FEA" w14:textId="77777777" w:rsidR="0054525B" w:rsidRDefault="0054525B">
      <w:pPr>
        <w:pStyle w:val="a4"/>
      </w:pPr>
      <w:r>
        <w:rPr>
          <w:rStyle w:val="a3"/>
        </w:rPr>
        <w:annotationRef/>
      </w:r>
      <w:r>
        <w:rPr>
          <w:rFonts w:hint="eastAsia"/>
        </w:rPr>
        <w:t>was</w:t>
      </w:r>
      <w:r w:rsidR="003E1ABF">
        <w:rPr>
          <w:rFonts w:hint="eastAsia"/>
        </w:rPr>
        <w:t>?</w:t>
      </w:r>
      <w:r>
        <w:t xml:space="preserve"> </w:t>
      </w:r>
      <w:r>
        <w:rPr>
          <w:rFonts w:hint="eastAsia"/>
        </w:rPr>
        <w:t>已经完成的设计工作</w:t>
      </w:r>
    </w:p>
    <w:p w14:paraId="1FB6EA33" w14:textId="401FF49F" w:rsidR="00D8013F" w:rsidRDefault="00D8013F">
      <w:pPr>
        <w:pStyle w:val="a4"/>
      </w:pPr>
      <w:r>
        <w:rPr>
          <w:rFonts w:hint="eastAsia"/>
        </w:rPr>
        <w:t>（下文类似问题用蓝色标出）</w:t>
      </w:r>
    </w:p>
  </w:comment>
  <w:comment w:id="36" w:author="陈 君林" w:date="2020-04-19T20:22:00Z" w:initials="陈">
    <w:p w14:paraId="26A3261C" w14:textId="0998444C" w:rsidR="008F644A" w:rsidRDefault="008F644A">
      <w:pPr>
        <w:pStyle w:val="a4"/>
      </w:pPr>
      <w:r>
        <w:rPr>
          <w:rStyle w:val="a3"/>
        </w:rPr>
        <w:annotationRef/>
      </w:r>
      <w:r>
        <w:rPr>
          <w:rFonts w:hint="eastAsia"/>
        </w:rPr>
        <w:t>b</w:t>
      </w:r>
      <w:r>
        <w:t>enefits</w:t>
      </w:r>
    </w:p>
  </w:comment>
  <w:comment w:id="37" w:author="陈 君林" w:date="2020-04-19T20:22:00Z" w:initials="陈">
    <w:p w14:paraId="3180D13B" w14:textId="436AA0A3" w:rsidR="008F644A" w:rsidRDefault="008F644A">
      <w:pPr>
        <w:pStyle w:val="a4"/>
      </w:pPr>
      <w:r>
        <w:rPr>
          <w:rStyle w:val="a3"/>
        </w:rPr>
        <w:annotationRef/>
      </w:r>
      <w:r>
        <w:rPr>
          <w:rFonts w:hint="eastAsia"/>
        </w:rPr>
        <w:t>A</w:t>
      </w:r>
      <w:r>
        <w:t>n obvious shear lag effect</w:t>
      </w:r>
    </w:p>
  </w:comment>
  <w:comment w:id="39" w:author="陈 君林" w:date="2020-04-19T20:23:00Z" w:initials="陈">
    <w:p w14:paraId="6CA163FB" w14:textId="6C9CB085" w:rsidR="008F644A" w:rsidRDefault="008F644A">
      <w:pPr>
        <w:pStyle w:val="a4"/>
      </w:pPr>
      <w:r>
        <w:rPr>
          <w:rStyle w:val="a3"/>
        </w:rPr>
        <w:annotationRef/>
      </w:r>
      <w:r w:rsidR="00D8013F">
        <w:t xml:space="preserve">be dealt with </w:t>
      </w:r>
      <w:r>
        <w:rPr>
          <w:rFonts w:hint="eastAsia"/>
        </w:rPr>
        <w:t>b</w:t>
      </w:r>
      <w:r>
        <w:t>y</w:t>
      </w:r>
    </w:p>
  </w:comment>
  <w:comment w:id="40" w:author="陈 君林" w:date="2020-04-19T20:23:00Z" w:initials="陈">
    <w:p w14:paraId="57D3FEE3" w14:textId="06944263" w:rsidR="008F644A" w:rsidRDefault="008F644A">
      <w:pPr>
        <w:pStyle w:val="a4"/>
      </w:pPr>
      <w:r>
        <w:rPr>
          <w:rStyle w:val="a3"/>
        </w:rPr>
        <w:annotationRef/>
      </w:r>
      <w:r>
        <w:rPr>
          <w:rFonts w:hint="eastAsia"/>
        </w:rPr>
        <w:t>t</w:t>
      </w:r>
      <w:r>
        <w:t>he/an equivalent force method</w:t>
      </w:r>
    </w:p>
  </w:comment>
  <w:comment w:id="41" w:author="陈 君林" w:date="2020-04-19T20:23:00Z" w:initials="陈">
    <w:p w14:paraId="00C379C8" w14:textId="4D4121B7" w:rsidR="008F644A" w:rsidRDefault="008F644A" w:rsidP="008F644A">
      <w:pPr>
        <w:pStyle w:val="a4"/>
        <w:ind w:firstLine="0"/>
      </w:pPr>
      <w:r>
        <w:rPr>
          <w:rStyle w:val="a3"/>
        </w:rPr>
        <w:annotationRef/>
      </w:r>
      <w:r>
        <w:t xml:space="preserve">the thickness, </w:t>
      </w:r>
      <w:r>
        <w:rPr>
          <w:rFonts w:hint="eastAsia"/>
        </w:rPr>
        <w:t>下同</w:t>
      </w:r>
    </w:p>
  </w:comment>
  <w:comment w:id="42" w:author="陈 君林" w:date="2020-04-19T20:25:00Z" w:initials="陈">
    <w:p w14:paraId="56B754A0" w14:textId="4FDCAF54" w:rsidR="008F644A" w:rsidRDefault="008F644A">
      <w:pPr>
        <w:pStyle w:val="a4"/>
      </w:pPr>
      <w:r>
        <w:rPr>
          <w:rStyle w:val="a3"/>
        </w:rPr>
        <w:annotationRef/>
      </w:r>
      <w:r>
        <w:rPr>
          <w:rFonts w:hint="eastAsia"/>
        </w:rPr>
        <w:t>a</w:t>
      </w:r>
      <w:r>
        <w:t xml:space="preserve"> reference?</w:t>
      </w:r>
    </w:p>
  </w:comment>
  <w:comment w:id="43" w:author="陈 君林" w:date="2020-04-19T21:05:00Z" w:initials="陈">
    <w:p w14:paraId="39D566B0" w14:textId="77777777" w:rsidR="006E4119" w:rsidRDefault="006E4119">
      <w:pPr>
        <w:pStyle w:val="a4"/>
      </w:pPr>
      <w:r>
        <w:rPr>
          <w:rStyle w:val="a3"/>
        </w:rPr>
        <w:annotationRef/>
      </w:r>
      <w:r>
        <w:rPr>
          <w:rFonts w:hint="eastAsia"/>
        </w:rPr>
        <w:t>a</w:t>
      </w:r>
      <w:r>
        <w:t xml:space="preserve">gent </w:t>
      </w:r>
      <w:r>
        <w:rPr>
          <w:rFonts w:hint="eastAsia"/>
        </w:rPr>
        <w:t>可数，应该加不定冠词</w:t>
      </w:r>
    </w:p>
    <w:p w14:paraId="26EB085E" w14:textId="0132569F" w:rsidR="006E4119" w:rsidRDefault="006E4119" w:rsidP="006E4119">
      <w:pPr>
        <w:pStyle w:val="a4"/>
      </w:pPr>
      <w:r>
        <w:t>as a foaming agent</w:t>
      </w:r>
    </w:p>
  </w:comment>
  <w:comment w:id="45" w:author="陈 君林" w:date="2020-04-19T21:09:00Z" w:initials="陈">
    <w:p w14:paraId="47E9DD1D" w14:textId="6EF01A71" w:rsidR="006E4119" w:rsidRDefault="006E4119">
      <w:pPr>
        <w:pStyle w:val="a4"/>
      </w:pPr>
      <w:r>
        <w:rPr>
          <w:rStyle w:val="a3"/>
        </w:rPr>
        <w:annotationRef/>
      </w:r>
      <w:r>
        <w:rPr>
          <w:rFonts w:hint="eastAsia"/>
        </w:rPr>
        <w:t>m</w:t>
      </w:r>
      <w:r>
        <w:t>ultiples</w:t>
      </w:r>
    </w:p>
  </w:comment>
  <w:comment w:id="46" w:author="陈 君林" w:date="2020-04-19T21:09:00Z" w:initials="陈">
    <w:p w14:paraId="2C1DF2BA" w14:textId="79B95487" w:rsidR="006E4119" w:rsidRDefault="006E4119">
      <w:pPr>
        <w:pStyle w:val="a4"/>
      </w:pPr>
      <w:r>
        <w:rPr>
          <w:rStyle w:val="a3"/>
        </w:rPr>
        <w:annotationRef/>
      </w:r>
      <w:r>
        <w:rPr>
          <w:rFonts w:hint="eastAsia"/>
        </w:rPr>
        <w:t>i</w:t>
      </w:r>
      <w:r>
        <w:t>ncreases</w:t>
      </w:r>
    </w:p>
  </w:comment>
  <w:comment w:id="47" w:author="陈 君林" w:date="2020-04-19T21:09:00Z" w:initials="陈">
    <w:p w14:paraId="55ECBF05" w14:textId="396C1ED7" w:rsidR="006E4119" w:rsidRDefault="006E4119" w:rsidP="008F4670">
      <w:pPr>
        <w:pStyle w:val="a4"/>
      </w:pPr>
      <w:r>
        <w:rPr>
          <w:rStyle w:val="a3"/>
        </w:rPr>
        <w:annotationRef/>
      </w:r>
      <w:r>
        <w:t>plat</w:t>
      </w:r>
      <w:r w:rsidR="00A930E4">
        <w:t>eaus</w:t>
      </w:r>
    </w:p>
  </w:comment>
  <w:comment w:id="49" w:author="陈 君林" w:date="2020-04-20T23:14:00Z" w:initials="陈">
    <w:p w14:paraId="2693ECE4" w14:textId="05699C42" w:rsidR="00D8013F" w:rsidRDefault="00D8013F">
      <w:pPr>
        <w:pStyle w:val="a4"/>
      </w:pPr>
      <w:r>
        <w:rPr>
          <w:rStyle w:val="a3"/>
        </w:rPr>
        <w:annotationRef/>
      </w:r>
      <w:r>
        <w:rPr>
          <w:rFonts w:hint="eastAsia"/>
        </w:rPr>
        <w:t>专用名词是</w:t>
      </w:r>
      <w:proofErr w:type="spellStart"/>
      <w:r w:rsidR="00522808">
        <w:t>microporosity</w:t>
      </w:r>
      <w:proofErr w:type="spellEnd"/>
    </w:p>
  </w:comment>
  <w:comment w:id="50" w:author="陈 君林" w:date="2020-04-19T21:14:00Z" w:initials="陈">
    <w:p w14:paraId="5022F776" w14:textId="5EBDBE2E" w:rsidR="006E4119" w:rsidRDefault="006E4119">
      <w:pPr>
        <w:pStyle w:val="a4"/>
      </w:pPr>
      <w:r>
        <w:rPr>
          <w:rStyle w:val="a3"/>
        </w:rPr>
        <w:annotationRef/>
      </w:r>
      <w:r>
        <w:rPr>
          <w:rFonts w:hint="eastAsia"/>
        </w:rPr>
        <w:t>缺连接词</w:t>
      </w:r>
    </w:p>
  </w:comment>
  <w:comment w:id="53" w:author="陈 君林" w:date="2020-04-20T23:16:00Z" w:initials="陈">
    <w:p w14:paraId="13D4D90F" w14:textId="551F5F87" w:rsidR="00D8013F" w:rsidRDefault="00D8013F">
      <w:pPr>
        <w:pStyle w:val="a4"/>
      </w:pPr>
      <w:r>
        <w:rPr>
          <w:rStyle w:val="a3"/>
        </w:rPr>
        <w:annotationRef/>
      </w:r>
      <w:r>
        <w:rPr>
          <w:rFonts w:hint="eastAsia"/>
        </w:rPr>
        <w:t>h</w:t>
      </w:r>
      <w:r>
        <w:t>as</w:t>
      </w:r>
    </w:p>
  </w:comment>
  <w:comment w:id="54" w:author="陈 君林" w:date="2020-04-20T23:19:00Z" w:initials="陈">
    <w:p w14:paraId="2FA0AE83" w14:textId="451F92B7" w:rsidR="00D8013F" w:rsidRDefault="00D8013F">
      <w:pPr>
        <w:pStyle w:val="a4"/>
      </w:pPr>
      <w:r>
        <w:rPr>
          <w:rStyle w:val="a3"/>
        </w:rPr>
        <w:annotationRef/>
      </w:r>
      <w:r>
        <w:rPr>
          <w:rFonts w:hint="eastAsia"/>
        </w:rPr>
        <w:t>不是句子，也不是三个以上的并列词，不用加逗号</w:t>
      </w:r>
    </w:p>
  </w:comment>
  <w:comment w:id="55" w:author="陈 君林" w:date="2020-04-19T21:27:00Z" w:initials="陈">
    <w:p w14:paraId="4F7C4AD5" w14:textId="77777777" w:rsidR="00390C19" w:rsidRDefault="00831728" w:rsidP="00390C19">
      <w:pPr>
        <w:pStyle w:val="a4"/>
      </w:pPr>
      <w:r>
        <w:rPr>
          <w:rStyle w:val="a3"/>
        </w:rPr>
        <w:annotationRef/>
      </w:r>
      <w:r>
        <w:rPr>
          <w:rFonts w:hint="eastAsia"/>
        </w:rPr>
        <w:t>t</w:t>
      </w:r>
      <w:r>
        <w:t>he aerospace industry</w:t>
      </w:r>
      <w:r w:rsidR="00390C19">
        <w:rPr>
          <w:rFonts w:hint="eastAsia"/>
        </w:rPr>
        <w:t xml:space="preserve"> </w:t>
      </w:r>
      <w:r w:rsidR="00390C19">
        <w:t>/ aerospace industries</w:t>
      </w:r>
    </w:p>
    <w:p w14:paraId="50F1181F" w14:textId="585664FA" w:rsidR="00390C19" w:rsidRDefault="00390C19" w:rsidP="00390C19">
      <w:pPr>
        <w:pStyle w:val="a4"/>
      </w:pPr>
      <w:r>
        <w:rPr>
          <w:rFonts w:hint="eastAsia"/>
        </w:rPr>
        <w:t>“单数名词只要不用在抽象化的语境中，一定要加冠词”</w:t>
      </w:r>
    </w:p>
  </w:comment>
  <w:comment w:id="56" w:author="陈 君林" w:date="2020-04-19T21:31:00Z" w:initials="陈">
    <w:p w14:paraId="36D72374" w14:textId="2F97F4BE" w:rsidR="008E08A6" w:rsidRDefault="008E08A6">
      <w:pPr>
        <w:pStyle w:val="a4"/>
      </w:pPr>
      <w:r>
        <w:rPr>
          <w:rStyle w:val="a3"/>
        </w:rPr>
        <w:annotationRef/>
      </w:r>
      <w:r>
        <w:rPr>
          <w:rFonts w:hint="eastAsia"/>
        </w:rPr>
        <w:t>此处的时态和后文不一致</w:t>
      </w:r>
    </w:p>
  </w:comment>
  <w:comment w:id="57" w:author="陈 君林" w:date="2020-04-19T21:30:00Z" w:initials="陈">
    <w:p w14:paraId="4B82A3E1" w14:textId="02028C90" w:rsidR="008E08A6" w:rsidRDefault="008E08A6">
      <w:pPr>
        <w:pStyle w:val="a4"/>
      </w:pPr>
      <w:r>
        <w:rPr>
          <w:rStyle w:val="a3"/>
        </w:rPr>
        <w:annotationRef/>
      </w:r>
      <w:r>
        <w:rPr>
          <w:rFonts w:hint="eastAsia"/>
        </w:rPr>
        <w:t>o</w:t>
      </w:r>
      <w:r>
        <w:t>n the ground</w:t>
      </w:r>
    </w:p>
  </w:comment>
  <w:comment w:id="58" w:author="陈 君林" w:date="2020-04-19T22:05:00Z" w:initials="陈">
    <w:p w14:paraId="22B3FF81" w14:textId="1F14917A" w:rsidR="00951EF0" w:rsidRDefault="00951EF0">
      <w:pPr>
        <w:pStyle w:val="a4"/>
      </w:pPr>
      <w:r>
        <w:rPr>
          <w:rStyle w:val="a3"/>
        </w:rPr>
        <w:annotationRef/>
      </w:r>
      <w:r>
        <w:rPr>
          <w:rFonts w:hint="eastAsia"/>
        </w:rPr>
        <w:t>was</w:t>
      </w:r>
      <w:r>
        <w:t xml:space="preserve"> </w:t>
      </w:r>
      <w:r>
        <w:rPr>
          <w:rFonts w:hint="eastAsia"/>
        </w:rPr>
        <w:t>描述已完成的实验内容</w:t>
      </w:r>
    </w:p>
  </w:comment>
  <w:comment w:id="59" w:author="陈 君林" w:date="2020-04-19T22:06:00Z" w:initials="陈">
    <w:p w14:paraId="731DC617" w14:textId="1C1C7FEE" w:rsidR="00951EF0" w:rsidRDefault="00951EF0" w:rsidP="00951EF0">
      <w:pPr>
        <w:pStyle w:val="a4"/>
        <w:ind w:firstLine="0"/>
      </w:pPr>
      <w:r>
        <w:rPr>
          <w:rStyle w:val="a3"/>
        </w:rPr>
        <w:annotationRef/>
      </w:r>
      <w:r>
        <w:rPr>
          <w:rFonts w:hint="eastAsia"/>
        </w:rPr>
        <w:t>此处并不是特指，故应该去掉</w:t>
      </w:r>
      <w:r>
        <w:rPr>
          <w:rFonts w:hint="eastAsia"/>
        </w:rPr>
        <w:t>t</w:t>
      </w:r>
      <w:r>
        <w:t>he</w:t>
      </w:r>
    </w:p>
  </w:comment>
  <w:comment w:id="60" w:author="陈 君林" w:date="2020-04-19T22:01:00Z" w:initials="陈">
    <w:p w14:paraId="3C5027C4" w14:textId="04244E55" w:rsidR="00350498" w:rsidRDefault="00350498">
      <w:pPr>
        <w:pStyle w:val="a4"/>
      </w:pPr>
      <w:r>
        <w:rPr>
          <w:rStyle w:val="a3"/>
        </w:rPr>
        <w:annotationRef/>
      </w:r>
      <w:r>
        <w:rPr>
          <w:rFonts w:hint="eastAsia"/>
        </w:rPr>
        <w:t>此处是原文的排版错误</w:t>
      </w:r>
    </w:p>
  </w:comment>
  <w:comment w:id="62" w:author="陈 君林" w:date="2020-04-19T22:03:00Z" w:initials="陈">
    <w:p w14:paraId="4C74D3CC" w14:textId="7B1C1161" w:rsidR="00350498" w:rsidRDefault="00350498">
      <w:pPr>
        <w:pStyle w:val="a4"/>
      </w:pPr>
      <w:r>
        <w:rPr>
          <w:rStyle w:val="a3"/>
        </w:rPr>
        <w:annotationRef/>
      </w:r>
      <w:r>
        <w:rPr>
          <w:rFonts w:hint="eastAsia"/>
        </w:rPr>
        <w:t>w</w:t>
      </w:r>
      <w:r>
        <w:t>here</w:t>
      </w:r>
    </w:p>
  </w:comment>
  <w:comment w:id="63" w:author="陈 君林" w:date="2020-04-19T22:04:00Z" w:initials="陈">
    <w:p w14:paraId="507F7D3C" w14:textId="481E0AD7" w:rsidR="00350498" w:rsidRDefault="00350498">
      <w:pPr>
        <w:pStyle w:val="a4"/>
      </w:pPr>
      <w:r>
        <w:rPr>
          <w:rStyle w:val="a3"/>
        </w:rPr>
        <w:annotationRef/>
      </w:r>
      <w:r>
        <w:rPr>
          <w:rFonts w:hint="eastAsia"/>
        </w:rPr>
        <w:t>此处是原文的排版错误</w:t>
      </w:r>
    </w:p>
  </w:comment>
  <w:comment w:id="64" w:author="陈 君林" w:date="2020-04-19T23:16:00Z" w:initials="陈">
    <w:p w14:paraId="678DC843" w14:textId="4977C63D" w:rsidR="00C51FA0" w:rsidRDefault="00C51FA0">
      <w:pPr>
        <w:pStyle w:val="a4"/>
      </w:pPr>
      <w:r>
        <w:rPr>
          <w:rStyle w:val="a3"/>
        </w:rPr>
        <w:annotationRef/>
      </w:r>
      <w:r>
        <w:rPr>
          <w:rFonts w:hint="eastAsia"/>
        </w:rPr>
        <w:t>一处小的排版错误</w:t>
      </w:r>
    </w:p>
  </w:comment>
  <w:comment w:id="66" w:author="陈 君林" w:date="2020-04-20T23:30:00Z" w:initials="陈">
    <w:p w14:paraId="06CB28CC" w14:textId="45D17B29" w:rsidR="00D8013F" w:rsidRDefault="00D8013F">
      <w:pPr>
        <w:pStyle w:val="a4"/>
      </w:pPr>
      <w:r>
        <w:rPr>
          <w:rStyle w:val="a3"/>
        </w:rPr>
        <w:annotationRef/>
      </w:r>
      <w:r>
        <w:rPr>
          <w:rFonts w:hint="eastAsia"/>
        </w:rPr>
        <w:t>此处分词短语的逻辑主语和主句主语不一致</w:t>
      </w:r>
    </w:p>
  </w:comment>
  <w:comment w:id="67" w:author="陈 君林" w:date="2020-04-19T23:22:00Z" w:initials="陈">
    <w:p w14:paraId="261C6B09" w14:textId="75788249" w:rsidR="00C51FA0" w:rsidRDefault="00C51FA0">
      <w:pPr>
        <w:pStyle w:val="a4"/>
      </w:pPr>
      <w:r>
        <w:rPr>
          <w:rStyle w:val="a3"/>
        </w:rPr>
        <w:annotationRef/>
      </w:r>
      <w:r>
        <w:rPr>
          <w:rFonts w:hint="eastAsia"/>
        </w:rPr>
        <w:t>c</w:t>
      </w:r>
      <w:r>
        <w:t>ontributions</w:t>
      </w:r>
    </w:p>
  </w:comment>
  <w:comment w:id="68" w:author="陈 君林" w:date="2020-04-19T23:19:00Z" w:initials="陈">
    <w:p w14:paraId="71D82665" w14:textId="151CE97F" w:rsidR="00C51FA0" w:rsidRDefault="00C51FA0">
      <w:pPr>
        <w:pStyle w:val="a4"/>
      </w:pPr>
      <w:r>
        <w:rPr>
          <w:rStyle w:val="a3"/>
        </w:rPr>
        <w:annotationRef/>
      </w:r>
      <w:r>
        <w:rPr>
          <w:rFonts w:hint="eastAsia"/>
        </w:rPr>
        <w:t>w</w:t>
      </w:r>
      <w:r>
        <w:t>ere</w:t>
      </w:r>
    </w:p>
  </w:comment>
  <w:comment w:id="69" w:author="陈 君林" w:date="2020-04-19T23:17:00Z" w:initials="陈">
    <w:p w14:paraId="12FCF96A" w14:textId="289D02F4" w:rsidR="00C51FA0" w:rsidRDefault="00C51FA0">
      <w:pPr>
        <w:pStyle w:val="a4"/>
      </w:pPr>
      <w:r>
        <w:rPr>
          <w:rStyle w:val="a3"/>
        </w:rPr>
        <w:annotationRef/>
      </w:r>
      <w:r>
        <w:rPr>
          <w:rFonts w:hint="eastAsia"/>
        </w:rPr>
        <w:t>排版错误</w:t>
      </w:r>
    </w:p>
  </w:comment>
  <w:comment w:id="71" w:author="陈 君林" w:date="2020-04-19T23:17:00Z" w:initials="陈">
    <w:p w14:paraId="2A871F63" w14:textId="336455B6" w:rsidR="00C51FA0" w:rsidRDefault="00C51FA0">
      <w:pPr>
        <w:pStyle w:val="a4"/>
      </w:pPr>
      <w:r>
        <w:rPr>
          <w:rStyle w:val="a3"/>
        </w:rPr>
        <w:annotationRef/>
      </w:r>
      <w:r>
        <w:rPr>
          <w:rFonts w:hint="eastAsia"/>
        </w:rPr>
        <w:t>拼写错误</w:t>
      </w:r>
      <w:r>
        <w:rPr>
          <w:rFonts w:hint="eastAsia"/>
        </w:rPr>
        <w:t xml:space="preserve"> </w:t>
      </w:r>
      <w:r>
        <w:t>periods</w:t>
      </w:r>
    </w:p>
  </w:comment>
  <w:comment w:id="72" w:author="陈 君林" w:date="2020-04-19T23:42:00Z" w:initials="陈">
    <w:p w14:paraId="386614E5" w14:textId="1CE5E227" w:rsidR="00AA0200" w:rsidRDefault="00AA0200">
      <w:pPr>
        <w:pStyle w:val="a4"/>
      </w:pPr>
      <w:r>
        <w:rPr>
          <w:rStyle w:val="a3"/>
        </w:rPr>
        <w:annotationRef/>
      </w:r>
      <w:r w:rsidR="00D8013F">
        <w:rPr>
          <w:rFonts w:hint="eastAsia"/>
        </w:rPr>
        <w:t>感觉</w:t>
      </w:r>
      <w:r>
        <w:rPr>
          <w:rFonts w:hint="eastAsia"/>
        </w:rPr>
        <w:t>该文在冠词的使用上存在一些问题</w:t>
      </w:r>
    </w:p>
  </w:comment>
  <w:comment w:id="74" w:author="陈 君林" w:date="2020-04-19T23:31:00Z" w:initials="陈">
    <w:p w14:paraId="207AD924" w14:textId="039AEE8D" w:rsidR="00AA0200" w:rsidRDefault="00AA0200">
      <w:pPr>
        <w:pStyle w:val="a4"/>
      </w:pPr>
      <w:r>
        <w:rPr>
          <w:rStyle w:val="a3"/>
        </w:rPr>
        <w:annotationRef/>
      </w:r>
      <w:r>
        <w:rPr>
          <w:rFonts w:hint="eastAsia"/>
        </w:rPr>
        <w:t>专有地理名词加定冠词</w:t>
      </w:r>
    </w:p>
    <w:p w14:paraId="6B314E8B" w14:textId="3CCC9F97" w:rsidR="00AA0200" w:rsidRDefault="00AA0200">
      <w:pPr>
        <w:pStyle w:val="a4"/>
      </w:pPr>
      <w:r>
        <w:rPr>
          <w:rFonts w:hint="eastAsia"/>
        </w:rPr>
        <w:t>T</w:t>
      </w:r>
      <w:r>
        <w:t>he Sulu Sea</w:t>
      </w:r>
    </w:p>
  </w:comment>
  <w:comment w:id="75" w:author="陈 君林" w:date="2020-04-19T23:33:00Z" w:initials="陈">
    <w:p w14:paraId="69BE3ABD" w14:textId="4BF36D36" w:rsidR="00AA0200" w:rsidRDefault="00AA0200">
      <w:pPr>
        <w:pStyle w:val="a4"/>
      </w:pPr>
      <w:r>
        <w:rPr>
          <w:rStyle w:val="a3"/>
        </w:rPr>
        <w:annotationRef/>
      </w:r>
      <w:r>
        <w:rPr>
          <w:rFonts w:hint="eastAsia"/>
        </w:rPr>
        <w:t>同上，下文也相同</w:t>
      </w:r>
    </w:p>
  </w:comment>
  <w:comment w:id="76" w:author="陈 君林" w:date="2020-04-19T23:30:00Z" w:initials="陈">
    <w:p w14:paraId="374C0193" w14:textId="77777777" w:rsidR="00AA0200" w:rsidRDefault="00AA0200">
      <w:pPr>
        <w:pStyle w:val="a4"/>
      </w:pPr>
      <w:r>
        <w:rPr>
          <w:rStyle w:val="a3"/>
        </w:rPr>
        <w:annotationRef/>
      </w:r>
      <w:r>
        <w:rPr>
          <w:rFonts w:hint="eastAsia"/>
        </w:rPr>
        <w:t>复数形式</w:t>
      </w:r>
      <w:r>
        <w:rPr>
          <w:rFonts w:hint="eastAsia"/>
        </w:rPr>
        <w:t xml:space="preserve"> </w:t>
      </w:r>
      <w:r>
        <w:t>seismic tsunamis</w:t>
      </w:r>
    </w:p>
    <w:p w14:paraId="00456E00" w14:textId="28C00FF7" w:rsidR="00AA0200" w:rsidRDefault="00AA0200">
      <w:pPr>
        <w:pStyle w:val="a4"/>
      </w:pPr>
      <w:r>
        <w:rPr>
          <w:rFonts w:hint="eastAsia"/>
        </w:rPr>
        <w:t>或</w:t>
      </w:r>
      <w:r>
        <w:rPr>
          <w:rFonts w:hint="eastAsia"/>
        </w:rPr>
        <w:t xml:space="preserve"> </w:t>
      </w:r>
      <w:r>
        <w:t>a seismic tsunamis</w:t>
      </w:r>
    </w:p>
  </w:comment>
  <w:comment w:id="77" w:author="陈 君林" w:date="2020-04-19T23:35:00Z" w:initials="陈">
    <w:p w14:paraId="170B0A23" w14:textId="05E10A57" w:rsidR="00AA0200" w:rsidRDefault="00AA0200">
      <w:pPr>
        <w:pStyle w:val="a4"/>
      </w:pPr>
      <w:r>
        <w:rPr>
          <w:rStyle w:val="a3"/>
        </w:rPr>
        <w:annotationRef/>
      </w:r>
      <w:r>
        <w:rPr>
          <w:rFonts w:hint="eastAsia"/>
        </w:rPr>
        <w:t>跨海大桥项目在此处是第一次出现，个人认为不用加</w:t>
      </w:r>
      <w:r>
        <w:rPr>
          <w:rFonts w:hint="eastAsia"/>
        </w:rPr>
        <w:t>The</w:t>
      </w:r>
    </w:p>
  </w:comment>
  <w:comment w:id="78" w:author="陈 君林" w:date="2020-04-19T23:39:00Z" w:initials="陈">
    <w:p w14:paraId="54B19E9C" w14:textId="65EF0736" w:rsidR="00AA0200" w:rsidRDefault="00AA0200">
      <w:pPr>
        <w:pStyle w:val="a4"/>
      </w:pPr>
      <w:r>
        <w:rPr>
          <w:rStyle w:val="a3"/>
        </w:rPr>
        <w:annotationRef/>
      </w:r>
      <w:r>
        <w:rPr>
          <w:rFonts w:hint="eastAsia"/>
        </w:rPr>
        <w:t>The</w:t>
      </w:r>
      <w:r>
        <w:t xml:space="preserve"> Sulu Sea</w:t>
      </w:r>
    </w:p>
  </w:comment>
  <w:comment w:id="79" w:author="陈 君林" w:date="2020-04-19T23:41:00Z" w:initials="陈">
    <w:p w14:paraId="1DF49CD4" w14:textId="3E007E4C" w:rsidR="00AA0200" w:rsidRDefault="00AA0200">
      <w:pPr>
        <w:pStyle w:val="a4"/>
      </w:pPr>
      <w:r>
        <w:rPr>
          <w:rStyle w:val="a3"/>
        </w:rPr>
        <w:annotationRef/>
      </w:r>
      <w:r w:rsidR="00F81C20">
        <w:rPr>
          <w:rFonts w:hint="eastAsia"/>
        </w:rPr>
        <w:t>可数名词缺冠词</w:t>
      </w:r>
    </w:p>
  </w:comment>
  <w:comment w:id="80" w:author="陈 君林" w:date="2020-04-19T23:41:00Z" w:initials="陈">
    <w:p w14:paraId="6163EE47" w14:textId="41F91478" w:rsidR="00AA0200" w:rsidRDefault="00AA0200">
      <w:pPr>
        <w:pStyle w:val="a4"/>
      </w:pPr>
      <w:r>
        <w:rPr>
          <w:rStyle w:val="a3"/>
        </w:rPr>
        <w:annotationRef/>
      </w:r>
      <w:r>
        <w:rPr>
          <w:rFonts w:hint="eastAsia"/>
        </w:rPr>
        <w:t>采用第三人称单数</w:t>
      </w:r>
      <w:r>
        <w:rPr>
          <w:rFonts w:hint="eastAsia"/>
        </w:rPr>
        <w:t xml:space="preserve"> p</w:t>
      </w:r>
      <w:r>
        <w:t>oses</w:t>
      </w:r>
    </w:p>
  </w:comment>
  <w:comment w:id="81" w:author="陈 君林" w:date="2020-04-19T23:42:00Z" w:initials="陈">
    <w:p w14:paraId="0B931085" w14:textId="1ACCA86D" w:rsidR="00AA0200" w:rsidRDefault="00AA0200">
      <w:pPr>
        <w:pStyle w:val="a4"/>
      </w:pPr>
      <w:r>
        <w:rPr>
          <w:rStyle w:val="a3"/>
        </w:rPr>
        <w:annotationRef/>
      </w:r>
      <w:r>
        <w:rPr>
          <w:rFonts w:hint="eastAsia"/>
        </w:rPr>
        <w:t>a</w:t>
      </w:r>
      <w:r>
        <w:t xml:space="preserve"> 3m tsunami</w:t>
      </w:r>
    </w:p>
  </w:comment>
  <w:comment w:id="82" w:author="陈 君林" w:date="2020-04-19T23:43:00Z" w:initials="陈">
    <w:p w14:paraId="4A6D5DAB" w14:textId="2B182276" w:rsidR="00AA0200" w:rsidRDefault="00AA0200">
      <w:pPr>
        <w:pStyle w:val="a4"/>
      </w:pPr>
      <w:r>
        <w:rPr>
          <w:rStyle w:val="a3"/>
        </w:rPr>
        <w:annotationRef/>
      </w:r>
      <w:r>
        <w:rPr>
          <w:rFonts w:hint="eastAsia"/>
        </w:rPr>
        <w:t>专有名词拼写错误</w:t>
      </w:r>
      <w:r>
        <w:rPr>
          <w:rFonts w:hint="eastAsia"/>
        </w:rPr>
        <w:t xml:space="preserve"> </w:t>
      </w:r>
      <w:proofErr w:type="spellStart"/>
      <w:r>
        <w:t>Guimaras</w:t>
      </w:r>
      <w:proofErr w:type="spellEnd"/>
    </w:p>
  </w:comment>
  <w:comment w:id="83" w:author="陈 君林" w:date="2020-04-19T23:53:00Z" w:initials="陈">
    <w:p w14:paraId="3EEAA1B0" w14:textId="7AE68439" w:rsidR="003F78F9" w:rsidRDefault="003F78F9">
      <w:pPr>
        <w:pStyle w:val="a4"/>
      </w:pPr>
      <w:r>
        <w:rPr>
          <w:rStyle w:val="a3"/>
        </w:rPr>
        <w:annotationRef/>
      </w:r>
      <w:r>
        <w:t>are</w:t>
      </w:r>
    </w:p>
  </w:comment>
  <w:comment w:id="84" w:author="陈 君林" w:date="2020-04-19T23:53:00Z" w:initials="陈">
    <w:p w14:paraId="786B8965" w14:textId="613542F1" w:rsidR="003F78F9" w:rsidRDefault="003F78F9">
      <w:pPr>
        <w:pStyle w:val="a4"/>
      </w:pPr>
      <w:r>
        <w:rPr>
          <w:rStyle w:val="a3"/>
        </w:rPr>
        <w:annotationRef/>
      </w:r>
      <w:r>
        <w:rPr>
          <w:rFonts w:hint="eastAsia"/>
        </w:rPr>
        <w:t>a</w:t>
      </w:r>
      <w:r>
        <w:t>n emergency</w:t>
      </w:r>
    </w:p>
  </w:comment>
  <w:comment w:id="85" w:author="陈 君林" w:date="2020-04-19T23:55:00Z" w:initials="陈">
    <w:p w14:paraId="0ED3A502" w14:textId="5605A40E" w:rsidR="003F78F9" w:rsidRDefault="003F78F9">
      <w:pPr>
        <w:pStyle w:val="a4"/>
      </w:pPr>
      <w:r>
        <w:rPr>
          <w:rStyle w:val="a3"/>
        </w:rPr>
        <w:annotationRef/>
      </w:r>
      <w:r>
        <w:rPr>
          <w:rFonts w:hint="eastAsia"/>
        </w:rPr>
        <w:t>添加定冠词</w:t>
      </w:r>
      <w:r>
        <w:rPr>
          <w:rFonts w:hint="eastAsia"/>
        </w:rPr>
        <w:t>the</w:t>
      </w:r>
    </w:p>
  </w:comment>
  <w:comment w:id="86" w:author="陈 君林" w:date="2020-04-19T23:55:00Z" w:initials="陈">
    <w:p w14:paraId="3173904B" w14:textId="71243DC1" w:rsidR="003F78F9" w:rsidRDefault="003F78F9">
      <w:pPr>
        <w:pStyle w:val="a4"/>
      </w:pPr>
      <w:r>
        <w:rPr>
          <w:rStyle w:val="a3"/>
        </w:rPr>
        <w:annotationRef/>
      </w:r>
      <w:r>
        <w:rPr>
          <w:rFonts w:hint="eastAsia"/>
        </w:rPr>
        <w:t>a</w:t>
      </w:r>
      <w:r>
        <w:t xml:space="preserve"> dam-break flood</w:t>
      </w:r>
    </w:p>
  </w:comment>
  <w:comment w:id="88" w:author="陈 君林" w:date="2020-04-20T23:39:00Z" w:initials="陈">
    <w:p w14:paraId="117AAA9D" w14:textId="77777777" w:rsidR="00D8013F" w:rsidRDefault="00D8013F">
      <w:pPr>
        <w:pStyle w:val="a4"/>
      </w:pPr>
      <w:r>
        <w:rPr>
          <w:rStyle w:val="a3"/>
        </w:rPr>
        <w:annotationRef/>
      </w:r>
      <w:proofErr w:type="gramStart"/>
      <w:r>
        <w:rPr>
          <w:rFonts w:hint="eastAsia"/>
        </w:rPr>
        <w:t>low</w:t>
      </w:r>
      <w:r>
        <w:t>-temperature</w:t>
      </w:r>
      <w:proofErr w:type="gramEnd"/>
    </w:p>
    <w:p w14:paraId="0394F7B1" w14:textId="41D7556E" w:rsidR="00D8013F" w:rsidRDefault="00D8013F">
      <w:pPr>
        <w:pStyle w:val="a4"/>
      </w:pPr>
      <w:r>
        <w:rPr>
          <w:rFonts w:hint="eastAsia"/>
        </w:rPr>
        <w:t>添加连字符后才构成复合词作形容词使用</w:t>
      </w:r>
    </w:p>
  </w:comment>
  <w:comment w:id="89" w:author="陈 君林" w:date="2020-04-20T00:04:00Z" w:initials="陈">
    <w:p w14:paraId="10B687F8" w14:textId="67433378" w:rsidR="00B518BA" w:rsidRDefault="00B518BA">
      <w:pPr>
        <w:pStyle w:val="a4"/>
      </w:pPr>
      <w:r>
        <w:rPr>
          <w:rStyle w:val="a3"/>
        </w:rPr>
        <w:annotationRef/>
      </w:r>
      <w:r>
        <w:rPr>
          <w:rFonts w:hint="eastAsia"/>
          <w:color w:val="000000"/>
          <w:sz w:val="18"/>
          <w:szCs w:val="18"/>
        </w:rPr>
        <w:t>当</w:t>
      </w:r>
      <w:r>
        <w:rPr>
          <w:rFonts w:hint="eastAsia"/>
          <w:color w:val="000000"/>
          <w:sz w:val="18"/>
          <w:szCs w:val="18"/>
        </w:rPr>
        <w:t>audience</w:t>
      </w:r>
      <w:r>
        <w:rPr>
          <w:rFonts w:hint="eastAsia"/>
          <w:color w:val="000000"/>
          <w:sz w:val="18"/>
          <w:szCs w:val="18"/>
        </w:rPr>
        <w:t>强调组成该集合体的分散个体时，其谓语动词常使用复数形式，此处强调个体的代谢率，应当用</w:t>
      </w:r>
      <w:r>
        <w:rPr>
          <w:rFonts w:hint="eastAsia"/>
          <w:color w:val="000000"/>
          <w:sz w:val="18"/>
          <w:szCs w:val="18"/>
        </w:rPr>
        <w:t>are</w:t>
      </w:r>
    </w:p>
  </w:comment>
  <w:comment w:id="90" w:author="陈 君林" w:date="2020-04-20T00:09:00Z" w:initials="陈">
    <w:p w14:paraId="55520B88" w14:textId="2EADC1E4" w:rsidR="006929A1" w:rsidRDefault="006929A1">
      <w:pPr>
        <w:pStyle w:val="a4"/>
      </w:pPr>
      <w:r>
        <w:rPr>
          <w:rStyle w:val="a3"/>
        </w:rPr>
        <w:annotationRef/>
      </w:r>
      <w:r>
        <w:rPr>
          <w:rFonts w:hint="eastAsia"/>
        </w:rPr>
        <w:t>（存疑）此处应该是表泛指，不需要加</w:t>
      </w:r>
      <w:r>
        <w:rPr>
          <w:rFonts w:hint="eastAsia"/>
        </w:rPr>
        <w:t>the</w:t>
      </w:r>
    </w:p>
  </w:comment>
  <w:comment w:id="91" w:author="陈 君林" w:date="2020-04-20T00:10:00Z" w:initials="陈">
    <w:p w14:paraId="5AF41142" w14:textId="66C2A274" w:rsidR="006929A1" w:rsidRDefault="006929A1">
      <w:pPr>
        <w:pStyle w:val="a4"/>
      </w:pPr>
      <w:r>
        <w:rPr>
          <w:rStyle w:val="a3"/>
        </w:rPr>
        <w:annotationRef/>
      </w:r>
      <w:r>
        <w:rPr>
          <w:rFonts w:hint="eastAsia"/>
        </w:rPr>
        <w:t>a</w:t>
      </w:r>
      <w:r>
        <w:t xml:space="preserve"> low</w:t>
      </w:r>
      <w:r w:rsidR="00D8013F">
        <w:t>-</w:t>
      </w:r>
      <w:r>
        <w:t>temperature environment</w:t>
      </w:r>
    </w:p>
  </w:comment>
  <w:comment w:id="92" w:author="陈 君林" w:date="2020-04-20T00:11:00Z" w:initials="陈">
    <w:p w14:paraId="54860355" w14:textId="6AB0780B" w:rsidR="006929A1" w:rsidRDefault="006929A1">
      <w:pPr>
        <w:pStyle w:val="a4"/>
      </w:pPr>
      <w:r>
        <w:rPr>
          <w:rStyle w:val="a3"/>
        </w:rPr>
        <w:annotationRef/>
      </w:r>
      <w:r>
        <w:rPr>
          <w:rFonts w:hint="eastAsia"/>
        </w:rPr>
        <w:t>a</w:t>
      </w:r>
      <w:r>
        <w:t xml:space="preserve"> similar thermal comfort level</w:t>
      </w:r>
      <w:r>
        <w:rPr>
          <w:rStyle w:val="a3"/>
        </w:rPr>
        <w:annotationRef/>
      </w:r>
    </w:p>
  </w:comment>
  <w:comment w:id="93" w:author="陈 君林" w:date="2020-04-20T00:12:00Z" w:initials="陈">
    <w:p w14:paraId="0EFA29F9" w14:textId="4F34B3D9" w:rsidR="006929A1" w:rsidRDefault="006929A1">
      <w:pPr>
        <w:pStyle w:val="a4"/>
      </w:pPr>
      <w:r>
        <w:rPr>
          <w:rStyle w:val="a3"/>
        </w:rPr>
        <w:annotationRef/>
      </w:r>
      <w:r>
        <w:rPr>
          <w:rFonts w:hint="eastAsia"/>
        </w:rPr>
        <w:t>i</w:t>
      </w: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2BF1FC" w15:done="0"/>
  <w15:commentEx w15:paraId="3DC785CB" w15:done="0"/>
  <w15:commentEx w15:paraId="14CC87F3" w15:done="0"/>
  <w15:commentEx w15:paraId="6AE67CAA" w15:done="0"/>
  <w15:commentEx w15:paraId="4DEC7276" w15:done="0"/>
  <w15:commentEx w15:paraId="2EDCD81F" w15:done="0"/>
  <w15:commentEx w15:paraId="2EC644E1" w15:done="0"/>
  <w15:commentEx w15:paraId="7A55CE5C" w15:done="0"/>
  <w15:commentEx w15:paraId="3A3B2E4C" w15:done="0"/>
  <w15:commentEx w15:paraId="7AA87619" w15:done="0"/>
  <w15:commentEx w15:paraId="1784B58F" w15:done="0"/>
  <w15:commentEx w15:paraId="70E81F2E" w15:done="0"/>
  <w15:commentEx w15:paraId="646DF7AA" w15:done="0"/>
  <w15:commentEx w15:paraId="76B76F8F" w15:done="0"/>
  <w15:commentEx w15:paraId="7215D14C" w15:done="0"/>
  <w15:commentEx w15:paraId="6E2BF911" w15:done="0"/>
  <w15:commentEx w15:paraId="66902670" w15:done="0"/>
  <w15:commentEx w15:paraId="7BD6C3F3" w15:done="0"/>
  <w15:commentEx w15:paraId="730FB643" w15:done="0"/>
  <w15:commentEx w15:paraId="2C323E10" w15:done="0"/>
  <w15:commentEx w15:paraId="1FB6EA33" w15:done="0"/>
  <w15:commentEx w15:paraId="26A3261C" w15:done="0"/>
  <w15:commentEx w15:paraId="3180D13B" w15:done="0"/>
  <w15:commentEx w15:paraId="6CA163FB" w15:done="0"/>
  <w15:commentEx w15:paraId="57D3FEE3" w15:done="0"/>
  <w15:commentEx w15:paraId="00C379C8" w15:done="0"/>
  <w15:commentEx w15:paraId="56B754A0" w15:done="0"/>
  <w15:commentEx w15:paraId="26EB085E" w15:done="0"/>
  <w15:commentEx w15:paraId="47E9DD1D" w15:done="0"/>
  <w15:commentEx w15:paraId="2C1DF2BA" w15:done="0"/>
  <w15:commentEx w15:paraId="55ECBF05" w15:done="0"/>
  <w15:commentEx w15:paraId="2693ECE4" w15:done="0"/>
  <w15:commentEx w15:paraId="5022F776" w15:done="0"/>
  <w15:commentEx w15:paraId="13D4D90F" w15:done="0"/>
  <w15:commentEx w15:paraId="2FA0AE83" w15:done="0"/>
  <w15:commentEx w15:paraId="50F1181F" w15:done="0"/>
  <w15:commentEx w15:paraId="36D72374" w15:done="0"/>
  <w15:commentEx w15:paraId="4B82A3E1" w15:done="0"/>
  <w15:commentEx w15:paraId="22B3FF81" w15:done="0"/>
  <w15:commentEx w15:paraId="731DC617" w15:done="0"/>
  <w15:commentEx w15:paraId="3C5027C4" w15:done="0"/>
  <w15:commentEx w15:paraId="4C74D3CC" w15:done="0"/>
  <w15:commentEx w15:paraId="507F7D3C" w15:done="0"/>
  <w15:commentEx w15:paraId="678DC843" w15:done="0"/>
  <w15:commentEx w15:paraId="06CB28CC" w15:done="0"/>
  <w15:commentEx w15:paraId="261C6B09" w15:done="0"/>
  <w15:commentEx w15:paraId="71D82665" w15:done="0"/>
  <w15:commentEx w15:paraId="12FCF96A" w15:done="0"/>
  <w15:commentEx w15:paraId="2A871F63" w15:done="0"/>
  <w15:commentEx w15:paraId="386614E5" w15:done="0"/>
  <w15:commentEx w15:paraId="6B314E8B" w15:done="0"/>
  <w15:commentEx w15:paraId="69BE3ABD" w15:done="0"/>
  <w15:commentEx w15:paraId="00456E00" w15:done="0"/>
  <w15:commentEx w15:paraId="170B0A23" w15:done="0"/>
  <w15:commentEx w15:paraId="54B19E9C" w15:done="0"/>
  <w15:commentEx w15:paraId="1DF49CD4" w15:done="0"/>
  <w15:commentEx w15:paraId="6163EE47" w15:done="0"/>
  <w15:commentEx w15:paraId="0B931085" w15:done="0"/>
  <w15:commentEx w15:paraId="4A6D5DAB" w15:done="0"/>
  <w15:commentEx w15:paraId="3EEAA1B0" w15:done="0"/>
  <w15:commentEx w15:paraId="786B8965" w15:done="0"/>
  <w15:commentEx w15:paraId="0ED3A502" w15:done="0"/>
  <w15:commentEx w15:paraId="3173904B" w15:done="0"/>
  <w15:commentEx w15:paraId="0394F7B1" w15:done="0"/>
  <w15:commentEx w15:paraId="10B687F8" w15:done="0"/>
  <w15:commentEx w15:paraId="55520B88" w15:done="0"/>
  <w15:commentEx w15:paraId="5AF41142" w15:done="0"/>
  <w15:commentEx w15:paraId="54860355" w15:done="0"/>
  <w15:commentEx w15:paraId="0EFA29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437C" w16cex:dateUtc="2020-04-21T02:03:00Z"/>
  <w16cex:commentExtensible w16cex:durableId="2246F27E" w16cex:dateUtc="2020-04-19T07:53:00Z"/>
  <w16cex:commentExtensible w16cex:durableId="2246F217" w16cex:dateUtc="2020-04-19T07:51:00Z"/>
  <w16cex:commentExtensible w16cex:durableId="2246F638" w16cex:dateUtc="2020-04-19T08:09:00Z"/>
  <w16cex:commentExtensible w16cex:durableId="2246F51A" w16cex:dateUtc="2020-04-19T08:04:00Z"/>
  <w16cex:commentExtensible w16cex:durableId="224732A1" w16cex:dateUtc="2020-04-19T12:27:00Z"/>
  <w16cex:commentExtensible w16cex:durableId="22494564" w16cex:dateUtc="2020-04-21T02:11:00Z"/>
  <w16cex:commentExtensible w16cex:durableId="2246F88E" w16cex:dateUtc="2020-04-19T08:19:00Z"/>
  <w16cex:commentExtensible w16cex:durableId="224945B8" w16cex:dateUtc="2020-04-21T02:13:00Z"/>
  <w16cex:commentExtensible w16cex:durableId="22471C80" w16cex:dateUtc="2020-04-19T10:52:00Z"/>
  <w16cex:commentExtensible w16cex:durableId="22489DE8" w16cex:dateUtc="2020-04-20T14:17:00Z"/>
  <w16cex:commentExtensible w16cex:durableId="22470669" w16cex:dateUtc="2020-04-19T09:18:00Z"/>
  <w16cex:commentExtensible w16cex:durableId="224706C1" w16cex:dateUtc="2020-04-19T09:20:00Z"/>
  <w16cex:commentExtensible w16cex:durableId="2248A21F" w16cex:dateUtc="2020-04-20T14:35:00Z"/>
  <w16cex:commentExtensible w16cex:durableId="2247071E" w16cex:dateUtc="2020-04-19T09:21:00Z"/>
  <w16cex:commentExtensible w16cex:durableId="2248A3B3" w16cex:dateUtc="2020-04-20T14:41:00Z"/>
  <w16cex:commentExtensible w16cex:durableId="22472EFD" w16cex:dateUtc="2020-04-19T12:11:00Z"/>
  <w16cex:commentExtensible w16cex:durableId="224707B2" w16cex:dateUtc="2020-04-19T09:24:00Z"/>
  <w16cex:commentExtensible w16cex:durableId="22470981" w16cex:dateUtc="2020-04-19T09:31:00Z"/>
  <w16cex:commentExtensible w16cex:durableId="224709B2" w16cex:dateUtc="2020-04-19T09:32:00Z"/>
  <w16cex:commentExtensible w16cex:durableId="22473003" w16cex:dateUtc="2020-04-19T12:16:00Z"/>
  <w16cex:commentExtensible w16cex:durableId="2247317D" w16cex:dateUtc="2020-04-19T12:22:00Z"/>
  <w16cex:commentExtensible w16cex:durableId="22473189" w16cex:dateUtc="2020-04-19T12:22:00Z"/>
  <w16cex:commentExtensible w16cex:durableId="224731A5" w16cex:dateUtc="2020-04-19T12:23:00Z"/>
  <w16cex:commentExtensible w16cex:durableId="224731AF" w16cex:dateUtc="2020-04-19T12:23:00Z"/>
  <w16cex:commentExtensible w16cex:durableId="224731C4" w16cex:dateUtc="2020-04-19T12:23:00Z"/>
  <w16cex:commentExtensible w16cex:durableId="22473242" w16cex:dateUtc="2020-04-19T12:25:00Z"/>
  <w16cex:commentExtensible w16cex:durableId="22473B8D" w16cex:dateUtc="2020-04-19T13:05:00Z"/>
  <w16cex:commentExtensible w16cex:durableId="22473C86" w16cex:dateUtc="2020-04-19T13:09:00Z"/>
  <w16cex:commentExtensible w16cex:durableId="22473C9E" w16cex:dateUtc="2020-04-19T13:09:00Z"/>
  <w16cex:commentExtensible w16cex:durableId="22473CA4" w16cex:dateUtc="2020-04-19T13:09:00Z"/>
  <w16cex:commentExtensible w16cex:durableId="2248AB5B" w16cex:dateUtc="2020-04-20T15:14:00Z"/>
  <w16cex:commentExtensible w16cex:durableId="22473DCB" w16cex:dateUtc="2020-04-19T13:14:00Z"/>
  <w16cex:commentExtensible w16cex:durableId="2248ABDE" w16cex:dateUtc="2020-04-20T15:16:00Z"/>
  <w16cex:commentExtensible w16cex:durableId="2248AC88" w16cex:dateUtc="2020-04-20T15:19:00Z"/>
  <w16cex:commentExtensible w16cex:durableId="224740C0" w16cex:dateUtc="2020-04-19T13:27:00Z"/>
  <w16cex:commentExtensible w16cex:durableId="22474199" w16cex:dateUtc="2020-04-19T13:31:00Z"/>
  <w16cex:commentExtensible w16cex:durableId="2247417E" w16cex:dateUtc="2020-04-19T13:30:00Z"/>
  <w16cex:commentExtensible w16cex:durableId="224749B8" w16cex:dateUtc="2020-04-19T14:05:00Z"/>
  <w16cex:commentExtensible w16cex:durableId="224749E2" w16cex:dateUtc="2020-04-19T14:06:00Z"/>
  <w16cex:commentExtensible w16cex:durableId="224748D5" w16cex:dateUtc="2020-04-19T14:01:00Z"/>
  <w16cex:commentExtensible w16cex:durableId="22474914" w16cex:dateUtc="2020-04-19T14:03:00Z"/>
  <w16cex:commentExtensible w16cex:durableId="2247495B" w16cex:dateUtc="2020-04-19T14:04:00Z"/>
  <w16cex:commentExtensible w16cex:durableId="22475A54" w16cex:dateUtc="2020-04-19T15:16:00Z"/>
  <w16cex:commentExtensible w16cex:durableId="2248AF2D" w16cex:dateUtc="2020-04-20T15:30:00Z"/>
  <w16cex:commentExtensible w16cex:durableId="22475BD0" w16cex:dateUtc="2020-04-19T15:22:00Z"/>
  <w16cex:commentExtensible w16cex:durableId="22475B00" w16cex:dateUtc="2020-04-19T15:19:00Z"/>
  <w16cex:commentExtensible w16cex:durableId="22475A85" w16cex:dateUtc="2020-04-19T15:17:00Z"/>
  <w16cex:commentExtensible w16cex:durableId="22475AA5" w16cex:dateUtc="2020-04-19T15:17:00Z"/>
  <w16cex:commentExtensible w16cex:durableId="22476061" w16cex:dateUtc="2020-04-19T15:42:00Z"/>
  <w16cex:commentExtensible w16cex:durableId="22475DE4" w16cex:dateUtc="2020-04-19T15:31:00Z"/>
  <w16cex:commentExtensible w16cex:durableId="22475E66" w16cex:dateUtc="2020-04-19T15:33:00Z"/>
  <w16cex:commentExtensible w16cex:durableId="22475DAD" w16cex:dateUtc="2020-04-19T15:30:00Z"/>
  <w16cex:commentExtensible w16cex:durableId="22475EB6" w16cex:dateUtc="2020-04-19T15:35:00Z"/>
  <w16cex:commentExtensible w16cex:durableId="22475FC5" w16cex:dateUtc="2020-04-19T15:39:00Z"/>
  <w16cex:commentExtensible w16cex:durableId="2247600F" w16cex:dateUtc="2020-04-19T15:41:00Z"/>
  <w16cex:commentExtensible w16cex:durableId="22476039" w16cex:dateUtc="2020-04-19T15:41:00Z"/>
  <w16cex:commentExtensible w16cex:durableId="22476053" w16cex:dateUtc="2020-04-19T15:42:00Z"/>
  <w16cex:commentExtensible w16cex:durableId="22476099" w16cex:dateUtc="2020-04-19T15:43:00Z"/>
  <w16cex:commentExtensible w16cex:durableId="224762EB" w16cex:dateUtc="2020-04-19T15:53:00Z"/>
  <w16cex:commentExtensible w16cex:durableId="224762F5" w16cex:dateUtc="2020-04-19T15:53:00Z"/>
  <w16cex:commentExtensible w16cex:durableId="22476358" w16cex:dateUtc="2020-04-19T15:55:00Z"/>
  <w16cex:commentExtensible w16cex:durableId="22476367" w16cex:dateUtc="2020-04-19T15:55:00Z"/>
  <w16cex:commentExtensible w16cex:durableId="2248B147" w16cex:dateUtc="2020-04-20T15:39:00Z"/>
  <w16cex:commentExtensible w16cex:durableId="22476572" w16cex:dateUtc="2020-04-19T16:04:00Z"/>
  <w16cex:commentExtensible w16cex:durableId="224766AB" w16cex:dateUtc="2020-04-19T16:09:00Z"/>
  <w16cex:commentExtensible w16cex:durableId="2247670A" w16cex:dateUtc="2020-04-19T16:10:00Z"/>
  <w16cex:commentExtensible w16cex:durableId="22476729" w16cex:dateUtc="2020-04-19T16:11:00Z"/>
  <w16cex:commentExtensible w16cex:durableId="22476789" w16cex:dateUtc="2020-04-19T1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2BF1FC" w16cid:durableId="2249437C"/>
  <w16cid:commentId w16cid:paraId="3DC785CB" w16cid:durableId="2246F27E"/>
  <w16cid:commentId w16cid:paraId="14CC87F3" w16cid:durableId="2246F217"/>
  <w16cid:commentId w16cid:paraId="6AE67CAA" w16cid:durableId="2246F638"/>
  <w16cid:commentId w16cid:paraId="4DEC7276" w16cid:durableId="2246F51A"/>
  <w16cid:commentId w16cid:paraId="2EDCD81F" w16cid:durableId="224732A1"/>
  <w16cid:commentId w16cid:paraId="2EC644E1" w16cid:durableId="22494564"/>
  <w16cid:commentId w16cid:paraId="7A55CE5C" w16cid:durableId="2246F88E"/>
  <w16cid:commentId w16cid:paraId="3A3B2E4C" w16cid:durableId="224945B8"/>
  <w16cid:commentId w16cid:paraId="7AA87619" w16cid:durableId="22471C80"/>
  <w16cid:commentId w16cid:paraId="1784B58F" w16cid:durableId="22489DE8"/>
  <w16cid:commentId w16cid:paraId="70E81F2E" w16cid:durableId="22470669"/>
  <w16cid:commentId w16cid:paraId="646DF7AA" w16cid:durableId="224706C1"/>
  <w16cid:commentId w16cid:paraId="76B76F8F" w16cid:durableId="2248A21F"/>
  <w16cid:commentId w16cid:paraId="7215D14C" w16cid:durableId="2247071E"/>
  <w16cid:commentId w16cid:paraId="6E2BF911" w16cid:durableId="2248A3B3"/>
  <w16cid:commentId w16cid:paraId="66902670" w16cid:durableId="22472EFD"/>
  <w16cid:commentId w16cid:paraId="7BD6C3F3" w16cid:durableId="224707B2"/>
  <w16cid:commentId w16cid:paraId="730FB643" w16cid:durableId="22470981"/>
  <w16cid:commentId w16cid:paraId="2C323E10" w16cid:durableId="224709B2"/>
  <w16cid:commentId w16cid:paraId="1FB6EA33" w16cid:durableId="22473003"/>
  <w16cid:commentId w16cid:paraId="26A3261C" w16cid:durableId="2247317D"/>
  <w16cid:commentId w16cid:paraId="3180D13B" w16cid:durableId="22473189"/>
  <w16cid:commentId w16cid:paraId="6CA163FB" w16cid:durableId="224731A5"/>
  <w16cid:commentId w16cid:paraId="57D3FEE3" w16cid:durableId="224731AF"/>
  <w16cid:commentId w16cid:paraId="00C379C8" w16cid:durableId="224731C4"/>
  <w16cid:commentId w16cid:paraId="56B754A0" w16cid:durableId="22473242"/>
  <w16cid:commentId w16cid:paraId="26EB085E" w16cid:durableId="22473B8D"/>
  <w16cid:commentId w16cid:paraId="47E9DD1D" w16cid:durableId="22473C86"/>
  <w16cid:commentId w16cid:paraId="2C1DF2BA" w16cid:durableId="22473C9E"/>
  <w16cid:commentId w16cid:paraId="55ECBF05" w16cid:durableId="22473CA4"/>
  <w16cid:commentId w16cid:paraId="2693ECE4" w16cid:durableId="2248AB5B"/>
  <w16cid:commentId w16cid:paraId="5022F776" w16cid:durableId="22473DCB"/>
  <w16cid:commentId w16cid:paraId="13D4D90F" w16cid:durableId="2248ABDE"/>
  <w16cid:commentId w16cid:paraId="2FA0AE83" w16cid:durableId="2248AC88"/>
  <w16cid:commentId w16cid:paraId="50F1181F" w16cid:durableId="224740C0"/>
  <w16cid:commentId w16cid:paraId="36D72374" w16cid:durableId="22474199"/>
  <w16cid:commentId w16cid:paraId="4B82A3E1" w16cid:durableId="2247417E"/>
  <w16cid:commentId w16cid:paraId="22B3FF81" w16cid:durableId="224749B8"/>
  <w16cid:commentId w16cid:paraId="731DC617" w16cid:durableId="224749E2"/>
  <w16cid:commentId w16cid:paraId="3C5027C4" w16cid:durableId="224748D5"/>
  <w16cid:commentId w16cid:paraId="4C74D3CC" w16cid:durableId="22474914"/>
  <w16cid:commentId w16cid:paraId="507F7D3C" w16cid:durableId="2247495B"/>
  <w16cid:commentId w16cid:paraId="678DC843" w16cid:durableId="22475A54"/>
  <w16cid:commentId w16cid:paraId="06CB28CC" w16cid:durableId="2248AF2D"/>
  <w16cid:commentId w16cid:paraId="261C6B09" w16cid:durableId="22475BD0"/>
  <w16cid:commentId w16cid:paraId="71D82665" w16cid:durableId="22475B00"/>
  <w16cid:commentId w16cid:paraId="12FCF96A" w16cid:durableId="22475A85"/>
  <w16cid:commentId w16cid:paraId="2A871F63" w16cid:durableId="22475AA5"/>
  <w16cid:commentId w16cid:paraId="386614E5" w16cid:durableId="22476061"/>
  <w16cid:commentId w16cid:paraId="6B314E8B" w16cid:durableId="22475DE4"/>
  <w16cid:commentId w16cid:paraId="69BE3ABD" w16cid:durableId="22475E66"/>
  <w16cid:commentId w16cid:paraId="00456E00" w16cid:durableId="22475DAD"/>
  <w16cid:commentId w16cid:paraId="170B0A23" w16cid:durableId="22475EB6"/>
  <w16cid:commentId w16cid:paraId="54B19E9C" w16cid:durableId="22475FC5"/>
  <w16cid:commentId w16cid:paraId="1DF49CD4" w16cid:durableId="2247600F"/>
  <w16cid:commentId w16cid:paraId="6163EE47" w16cid:durableId="22476039"/>
  <w16cid:commentId w16cid:paraId="0B931085" w16cid:durableId="22476053"/>
  <w16cid:commentId w16cid:paraId="4A6D5DAB" w16cid:durableId="22476099"/>
  <w16cid:commentId w16cid:paraId="3EEAA1B0" w16cid:durableId="224762EB"/>
  <w16cid:commentId w16cid:paraId="786B8965" w16cid:durableId="224762F5"/>
  <w16cid:commentId w16cid:paraId="0ED3A502" w16cid:durableId="22476358"/>
  <w16cid:commentId w16cid:paraId="3173904B" w16cid:durableId="22476367"/>
  <w16cid:commentId w16cid:paraId="0394F7B1" w16cid:durableId="2248B147"/>
  <w16cid:commentId w16cid:paraId="10B687F8" w16cid:durableId="22476572"/>
  <w16cid:commentId w16cid:paraId="55520B88" w16cid:durableId="224766AB"/>
  <w16cid:commentId w16cid:paraId="5AF41142" w16cid:durableId="2247670A"/>
  <w16cid:commentId w16cid:paraId="54860355" w16cid:durableId="22476729"/>
  <w16cid:commentId w16cid:paraId="0EFA29F9" w16cid:durableId="224767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24640" w14:textId="77777777" w:rsidR="00457DF0" w:rsidRDefault="00457DF0" w:rsidP="00927C31">
      <w:r>
        <w:separator/>
      </w:r>
    </w:p>
  </w:endnote>
  <w:endnote w:type="continuationSeparator" w:id="0">
    <w:p w14:paraId="3E0044CA" w14:textId="77777777" w:rsidR="00457DF0" w:rsidRDefault="00457DF0" w:rsidP="0092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75E79" w14:textId="77777777" w:rsidR="00457DF0" w:rsidRDefault="00457DF0" w:rsidP="00927C31">
      <w:r>
        <w:separator/>
      </w:r>
    </w:p>
  </w:footnote>
  <w:footnote w:type="continuationSeparator" w:id="0">
    <w:p w14:paraId="701E342D" w14:textId="77777777" w:rsidR="00457DF0" w:rsidRDefault="00457DF0" w:rsidP="00927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4B6BD0"/>
    <w:multiLevelType w:val="hybridMultilevel"/>
    <w:tmpl w:val="F19CA2E4"/>
    <w:lvl w:ilvl="0" w:tplc="2728B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B1F28AB"/>
    <w:multiLevelType w:val="hybridMultilevel"/>
    <w:tmpl w:val="700C0316"/>
    <w:lvl w:ilvl="0" w:tplc="C68A2DD2">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君林">
    <w15:presenceInfo w15:providerId="Windows Live" w15:userId="192278969e1a6f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3NbW0NDc2MzUxMjFW0lEKTi0uzszPAykwrwUABA5oqSwAAAA="/>
  </w:docVars>
  <w:rsids>
    <w:rsidRoot w:val="008C3582"/>
    <w:rsid w:val="00080FD1"/>
    <w:rsid w:val="000928AE"/>
    <w:rsid w:val="000A02F8"/>
    <w:rsid w:val="000B51D6"/>
    <w:rsid w:val="000B6884"/>
    <w:rsid w:val="000F7482"/>
    <w:rsid w:val="00193844"/>
    <w:rsid w:val="001C4551"/>
    <w:rsid w:val="001D7F90"/>
    <w:rsid w:val="002736DE"/>
    <w:rsid w:val="0030064D"/>
    <w:rsid w:val="00310113"/>
    <w:rsid w:val="00323251"/>
    <w:rsid w:val="00334882"/>
    <w:rsid w:val="00350498"/>
    <w:rsid w:val="00353F74"/>
    <w:rsid w:val="00390C19"/>
    <w:rsid w:val="003E1ABF"/>
    <w:rsid w:val="003F78F9"/>
    <w:rsid w:val="00425092"/>
    <w:rsid w:val="00457DF0"/>
    <w:rsid w:val="00522808"/>
    <w:rsid w:val="0054525B"/>
    <w:rsid w:val="00567821"/>
    <w:rsid w:val="005C0C04"/>
    <w:rsid w:val="00616B54"/>
    <w:rsid w:val="00627953"/>
    <w:rsid w:val="00675005"/>
    <w:rsid w:val="006929A1"/>
    <w:rsid w:val="00697D87"/>
    <w:rsid w:val="006B76E2"/>
    <w:rsid w:val="006E4119"/>
    <w:rsid w:val="0071415D"/>
    <w:rsid w:val="00722E8B"/>
    <w:rsid w:val="007E1855"/>
    <w:rsid w:val="00815991"/>
    <w:rsid w:val="00831728"/>
    <w:rsid w:val="008C3582"/>
    <w:rsid w:val="008E08A6"/>
    <w:rsid w:val="008F4670"/>
    <w:rsid w:val="008F644A"/>
    <w:rsid w:val="0091281C"/>
    <w:rsid w:val="00912EA2"/>
    <w:rsid w:val="00927C31"/>
    <w:rsid w:val="00934F2A"/>
    <w:rsid w:val="00951EF0"/>
    <w:rsid w:val="009A2BF2"/>
    <w:rsid w:val="00A833DC"/>
    <w:rsid w:val="00A930E4"/>
    <w:rsid w:val="00AA0200"/>
    <w:rsid w:val="00AD36CD"/>
    <w:rsid w:val="00B518BA"/>
    <w:rsid w:val="00BC49E0"/>
    <w:rsid w:val="00BD1E74"/>
    <w:rsid w:val="00C14750"/>
    <w:rsid w:val="00C25EAE"/>
    <w:rsid w:val="00C30E34"/>
    <w:rsid w:val="00C46818"/>
    <w:rsid w:val="00C51FA0"/>
    <w:rsid w:val="00C62A77"/>
    <w:rsid w:val="00C83394"/>
    <w:rsid w:val="00C864A0"/>
    <w:rsid w:val="00CA3602"/>
    <w:rsid w:val="00CD3BC3"/>
    <w:rsid w:val="00D352F8"/>
    <w:rsid w:val="00D8013F"/>
    <w:rsid w:val="00DC33DC"/>
    <w:rsid w:val="00DF3ABB"/>
    <w:rsid w:val="00E3044F"/>
    <w:rsid w:val="00E317FC"/>
    <w:rsid w:val="00E50A46"/>
    <w:rsid w:val="00EE3F47"/>
    <w:rsid w:val="00F81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85DFF"/>
  <w15:chartTrackingRefBased/>
  <w15:docId w15:val="{E0D19D77-5F5F-40E5-9018-2406C4B4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0A46"/>
    <w:pPr>
      <w:widowControl w:val="0"/>
      <w:ind w:firstLine="420"/>
      <w:jc w:val="both"/>
    </w:pPr>
    <w:rPr>
      <w:rFonts w:ascii="Times New Roman" w:eastAsia="宋体" w:hAnsi="Times New Roman" w:cs="Times New Roman"/>
    </w:rPr>
  </w:style>
  <w:style w:type="paragraph" w:styleId="1">
    <w:name w:val="heading 1"/>
    <w:basedOn w:val="a"/>
    <w:next w:val="a"/>
    <w:link w:val="10"/>
    <w:uiPriority w:val="9"/>
    <w:qFormat/>
    <w:rsid w:val="00C30E34"/>
    <w:pPr>
      <w:jc w:val="center"/>
      <w:outlineLvl w:val="0"/>
    </w:pPr>
    <w:rPr>
      <w:rFonts w:ascii="黑体" w:eastAsia="黑体" w:hAnsi="黑体"/>
      <w:b/>
      <w:bCs/>
      <w:sz w:val="28"/>
      <w:szCs w:val="32"/>
    </w:rPr>
  </w:style>
  <w:style w:type="paragraph" w:styleId="2">
    <w:name w:val="heading 2"/>
    <w:basedOn w:val="a"/>
    <w:next w:val="a"/>
    <w:link w:val="20"/>
    <w:uiPriority w:val="9"/>
    <w:unhideWhenUsed/>
    <w:qFormat/>
    <w:rsid w:val="00E50A46"/>
    <w:pPr>
      <w:jc w:val="center"/>
      <w:outlineLvl w:val="1"/>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0E34"/>
    <w:rPr>
      <w:rFonts w:ascii="黑体" w:eastAsia="黑体" w:hAnsi="黑体"/>
      <w:b/>
      <w:bCs/>
      <w:sz w:val="28"/>
      <w:szCs w:val="32"/>
    </w:rPr>
  </w:style>
  <w:style w:type="character" w:styleId="a3">
    <w:name w:val="annotation reference"/>
    <w:basedOn w:val="a0"/>
    <w:uiPriority w:val="99"/>
    <w:semiHidden/>
    <w:unhideWhenUsed/>
    <w:rsid w:val="000A02F8"/>
    <w:rPr>
      <w:sz w:val="21"/>
      <w:szCs w:val="21"/>
    </w:rPr>
  </w:style>
  <w:style w:type="paragraph" w:styleId="a4">
    <w:name w:val="annotation text"/>
    <w:basedOn w:val="a"/>
    <w:link w:val="a5"/>
    <w:uiPriority w:val="99"/>
    <w:unhideWhenUsed/>
    <w:rsid w:val="000A02F8"/>
    <w:pPr>
      <w:jc w:val="left"/>
    </w:pPr>
  </w:style>
  <w:style w:type="character" w:customStyle="1" w:styleId="a5">
    <w:name w:val="批注文字 字符"/>
    <w:basedOn w:val="a0"/>
    <w:link w:val="a4"/>
    <w:uiPriority w:val="99"/>
    <w:rsid w:val="000A02F8"/>
  </w:style>
  <w:style w:type="paragraph" w:styleId="a6">
    <w:name w:val="annotation subject"/>
    <w:basedOn w:val="a4"/>
    <w:next w:val="a4"/>
    <w:link w:val="a7"/>
    <w:uiPriority w:val="99"/>
    <w:semiHidden/>
    <w:unhideWhenUsed/>
    <w:rsid w:val="000A02F8"/>
    <w:rPr>
      <w:b/>
      <w:bCs/>
    </w:rPr>
  </w:style>
  <w:style w:type="character" w:customStyle="1" w:styleId="a7">
    <w:name w:val="批注主题 字符"/>
    <w:basedOn w:val="a5"/>
    <w:link w:val="a6"/>
    <w:uiPriority w:val="99"/>
    <w:semiHidden/>
    <w:rsid w:val="000A02F8"/>
    <w:rPr>
      <w:b/>
      <w:bCs/>
    </w:rPr>
  </w:style>
  <w:style w:type="paragraph" w:styleId="a8">
    <w:name w:val="Balloon Text"/>
    <w:basedOn w:val="a"/>
    <w:link w:val="a9"/>
    <w:uiPriority w:val="99"/>
    <w:semiHidden/>
    <w:unhideWhenUsed/>
    <w:rsid w:val="000A02F8"/>
    <w:rPr>
      <w:sz w:val="18"/>
      <w:szCs w:val="18"/>
    </w:rPr>
  </w:style>
  <w:style w:type="character" w:customStyle="1" w:styleId="a9">
    <w:name w:val="批注框文本 字符"/>
    <w:basedOn w:val="a0"/>
    <w:link w:val="a8"/>
    <w:uiPriority w:val="99"/>
    <w:semiHidden/>
    <w:rsid w:val="000A02F8"/>
    <w:rPr>
      <w:sz w:val="18"/>
      <w:szCs w:val="18"/>
    </w:rPr>
  </w:style>
  <w:style w:type="character" w:styleId="aa">
    <w:name w:val="Hyperlink"/>
    <w:basedOn w:val="a0"/>
    <w:uiPriority w:val="99"/>
    <w:semiHidden/>
    <w:unhideWhenUsed/>
    <w:rsid w:val="00A833DC"/>
    <w:rPr>
      <w:color w:val="0000FF"/>
      <w:u w:val="single"/>
    </w:rPr>
  </w:style>
  <w:style w:type="character" w:customStyle="1" w:styleId="20">
    <w:name w:val="标题 2 字符"/>
    <w:basedOn w:val="a0"/>
    <w:link w:val="2"/>
    <w:uiPriority w:val="9"/>
    <w:rsid w:val="00E50A46"/>
    <w:rPr>
      <w:rFonts w:ascii="Times New Roman" w:eastAsia="宋体" w:hAnsi="Times New Roman" w:cs="Times New Roman"/>
      <w:b/>
      <w:bCs/>
      <w:sz w:val="24"/>
      <w:szCs w:val="28"/>
    </w:rPr>
  </w:style>
  <w:style w:type="paragraph" w:styleId="ab">
    <w:name w:val="header"/>
    <w:basedOn w:val="a"/>
    <w:link w:val="ac"/>
    <w:uiPriority w:val="99"/>
    <w:unhideWhenUsed/>
    <w:rsid w:val="00927C31"/>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927C31"/>
    <w:rPr>
      <w:rFonts w:ascii="Times New Roman" w:eastAsia="宋体" w:hAnsi="Times New Roman" w:cs="Times New Roman"/>
      <w:sz w:val="18"/>
      <w:szCs w:val="18"/>
    </w:rPr>
  </w:style>
  <w:style w:type="paragraph" w:styleId="ad">
    <w:name w:val="footer"/>
    <w:basedOn w:val="a"/>
    <w:link w:val="ae"/>
    <w:uiPriority w:val="99"/>
    <w:unhideWhenUsed/>
    <w:rsid w:val="00927C31"/>
    <w:pPr>
      <w:tabs>
        <w:tab w:val="center" w:pos="4153"/>
        <w:tab w:val="right" w:pos="8306"/>
      </w:tabs>
      <w:snapToGrid w:val="0"/>
      <w:jc w:val="left"/>
    </w:pPr>
    <w:rPr>
      <w:sz w:val="18"/>
      <w:szCs w:val="18"/>
    </w:rPr>
  </w:style>
  <w:style w:type="character" w:customStyle="1" w:styleId="ae">
    <w:name w:val="页脚 字符"/>
    <w:basedOn w:val="a0"/>
    <w:link w:val="ad"/>
    <w:uiPriority w:val="99"/>
    <w:rsid w:val="00927C3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31215">
      <w:bodyDiv w:val="1"/>
      <w:marLeft w:val="0"/>
      <w:marRight w:val="0"/>
      <w:marTop w:val="0"/>
      <w:marBottom w:val="0"/>
      <w:divBdr>
        <w:top w:val="none" w:sz="0" w:space="0" w:color="auto"/>
        <w:left w:val="none" w:sz="0" w:space="0" w:color="auto"/>
        <w:bottom w:val="none" w:sz="0" w:space="0" w:color="auto"/>
        <w:right w:val="none" w:sz="0" w:space="0" w:color="auto"/>
      </w:divBdr>
    </w:div>
    <w:div w:id="1183589885">
      <w:bodyDiv w:val="1"/>
      <w:marLeft w:val="0"/>
      <w:marRight w:val="0"/>
      <w:marTop w:val="0"/>
      <w:marBottom w:val="0"/>
      <w:divBdr>
        <w:top w:val="none" w:sz="0" w:space="0" w:color="auto"/>
        <w:left w:val="none" w:sz="0" w:space="0" w:color="auto"/>
        <w:bottom w:val="none" w:sz="0" w:space="0" w:color="auto"/>
        <w:right w:val="none" w:sz="0" w:space="0" w:color="auto"/>
      </w:divBdr>
      <w:divsChild>
        <w:div w:id="137578990">
          <w:marLeft w:val="0"/>
          <w:marRight w:val="0"/>
          <w:marTop w:val="0"/>
          <w:marBottom w:val="0"/>
          <w:divBdr>
            <w:top w:val="none" w:sz="0" w:space="0" w:color="auto"/>
            <w:left w:val="none" w:sz="0" w:space="0" w:color="auto"/>
            <w:bottom w:val="none" w:sz="0" w:space="0" w:color="auto"/>
            <w:right w:val="none" w:sz="0" w:space="0" w:color="auto"/>
          </w:divBdr>
          <w:divsChild>
            <w:div w:id="12038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cc.oulu.fi/~smac/TRW/tense_abstract.htm"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601E9-20EE-4E50-A96C-DDEFF593C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18</Pages>
  <Words>2636</Words>
  <Characters>15026</Characters>
  <Application>Microsoft Office Word</Application>
  <DocSecurity>0</DocSecurity>
  <Lines>125</Lines>
  <Paragraphs>35</Paragraphs>
  <ScaleCrop>false</ScaleCrop>
  <Company/>
  <LinksUpToDate>false</LinksUpToDate>
  <CharactersWithSpaces>17627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君林</dc:creator>
  <cp:keywords/>
  <dc:description/>
  <cp:lastModifiedBy>陈 君林</cp:lastModifiedBy>
  <cp:revision>29</cp:revision>
  <dcterms:created xsi:type="dcterms:W3CDTF">2020-04-19T07:35:00Z</dcterms:created>
  <dcterms:modified xsi:type="dcterms:W3CDTF">2020-04-26T15:42:00Z</dcterms:modified>
</cp:coreProperties>
</file>